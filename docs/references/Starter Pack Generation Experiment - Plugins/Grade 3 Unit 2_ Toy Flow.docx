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ik94ftexo73" w:id="0"/>
      <w:bookmarkEnd w:id="0"/>
      <w:r w:rsidDel="00000000" w:rsidR="00000000" w:rsidRPr="00000000">
        <w:rPr>
          <w:rtl w:val="0"/>
        </w:rPr>
        <w:t xml:space="preserve">Grade 3 Unit 2: </w:t>
      </w:r>
      <w:r w:rsidDel="00000000" w:rsidR="00000000" w:rsidRPr="00000000">
        <w:rPr>
          <w:rtl w:val="0"/>
        </w:rPr>
        <w:t xml:space="preserve">Toy Flow</w:t>
      </w:r>
      <w:r w:rsidDel="00000000" w:rsidR="00000000" w:rsidRPr="00000000">
        <w:rPr>
          <w:rtl w:val="0"/>
        </w:rPr>
      </w:r>
    </w:p>
    <w:p w:rsidR="00000000" w:rsidDel="00000000" w:rsidP="00000000" w:rsidRDefault="00000000" w:rsidRPr="00000000" w14:paraId="00000002">
      <w:pPr>
        <w:pStyle w:val="Heading2"/>
        <w:rPr/>
      </w:pPr>
      <w:bookmarkStart w:colFirst="0" w:colLast="0" w:name="_g2hfiujos10r" w:id="1"/>
      <w:bookmarkEnd w:id="1"/>
      <w:r w:rsidDel="00000000" w:rsidR="00000000" w:rsidRPr="00000000">
        <w:rPr>
          <w:rtl w:val="0"/>
        </w:rPr>
        <w:t xml:space="preserve">Area and Multiplication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jxh5n12rp1lj" w:id="2"/>
      <w:bookmarkEnd w:id="2"/>
      <w:r w:rsidDel="00000000" w:rsidR="00000000" w:rsidRPr="00000000">
        <w:rPr>
          <w:b w:val="1"/>
          <w:bCs w:val="1"/>
          <w:rtl w:val="0"/>
        </w:rPr>
        <w:t xml:space="preserve">MODULE 1:</w:t>
      </w:r>
      <w:r w:rsidDel="00000000" w:rsidR="00000000" w:rsidRPr="00000000">
        <w:rPr>
          <w:rtl w:val="0"/>
        </w:rPr>
        <w:t xml:space="preserve"> What is Area? Measuring with Unit Squares</w:t>
      </w:r>
    </w:p>
    <w:p w:rsidR="00000000" w:rsidDel="00000000" w:rsidP="00000000" w:rsidRDefault="00000000" w:rsidRPr="00000000" w14:paraId="00000005">
      <w:pPr>
        <w:rPr/>
      </w:pPr>
      <w:r w:rsidDel="00000000" w:rsidR="00000000" w:rsidRPr="00000000">
        <w:rPr>
          <w:i w:val="1"/>
          <w:iCs w:val="1"/>
          <w:rtl w:val="0"/>
        </w:rPr>
        <w:t xml:space="preserve">OUR Lessons 1-2 | Standard: 3.MD.C.5a, 3.MD.C.5b, 3.MD.C.6</w:t>
      </w:r>
      <w:r w:rsidDel="00000000" w:rsidR="00000000" w:rsidRPr="00000000">
        <w:rPr>
          <w:rtl w:val="0"/>
        </w:rPr>
      </w:r>
    </w:p>
    <w:p w:rsidR="00000000" w:rsidDel="00000000" w:rsidP="00000000" w:rsidRDefault="00000000" w:rsidRPr="00000000" w14:paraId="00000006">
      <w:pPr>
        <w:pStyle w:val="Heading3"/>
        <w:rPr/>
      </w:pPr>
      <w:bookmarkStart w:colFirst="0" w:colLast="0" w:name="_qzlychssm5a2" w:id="3"/>
      <w:bookmarkEnd w:id="3"/>
      <w:r w:rsidDel="00000000" w:rsidR="00000000" w:rsidRPr="00000000">
        <w:rPr>
          <w:rtl w:val="0"/>
        </w:rPr>
        <w:t xml:space="preserve">Learning Goal</w:t>
      </w:r>
    </w:p>
    <w:p w:rsidR="00000000" w:rsidDel="00000000" w:rsidP="00000000" w:rsidRDefault="00000000" w:rsidRPr="00000000" w14:paraId="00000007">
      <w:pPr>
        <w:rPr/>
      </w:pPr>
      <w:r w:rsidDel="00000000" w:rsidR="00000000" w:rsidRPr="00000000">
        <w:rPr>
          <w:rtl w:val="0"/>
        </w:rPr>
        <w:t xml:space="preserve">Describe the relative size of plane figures; explore area by building shapes with unit squares; use unit squares to measure area.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shapes cover different amounts of space (informal understanding first)</w:t>
      </w:r>
    </w:p>
    <w:p w:rsidR="00000000" w:rsidDel="00000000" w:rsidP="00000000" w:rsidRDefault="00000000" w:rsidRPr="00000000" w14:paraId="0000000C">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"Larger" means "covers more space" — not just taller or wider</w:t>
      </w:r>
    </w:p>
    <w:p w:rsidR="00000000" w:rsidDel="00000000" w:rsidP="00000000" w:rsidRDefault="00000000" w:rsidRPr="00000000" w14:paraId="0000000D">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can MEASURE how much space using square tiles</w:t>
      </w:r>
    </w:p>
    <w:p w:rsidR="00000000" w:rsidDel="00000000" w:rsidP="00000000" w:rsidRDefault="00000000" w:rsidRPr="00000000" w14:paraId="0000000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square tile = one square unit of area</w:t>
      </w:r>
    </w:p>
    <w:p w:rsidR="00000000" w:rsidDel="00000000" w:rsidP="00000000" w:rsidRDefault="00000000" w:rsidRPr="00000000" w14:paraId="0000000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 = the number of square units that cover a shape</w:t>
      </w:r>
    </w:p>
    <w:p w:rsidR="00000000" w:rsidDel="00000000" w:rsidP="00000000" w:rsidRDefault="00000000" w:rsidRPr="00000000" w14:paraId="0000001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CONCRETE — heavy manipulation, building intuition</w:t>
      </w:r>
    </w:p>
    <w:p w:rsidR="00000000" w:rsidDel="00000000" w:rsidP="00000000" w:rsidRDefault="00000000" w:rsidRPr="00000000" w14:paraId="00000011">
      <w:pPr>
        <w:pStyle w:val="Heading3"/>
        <w:rPr/>
      </w:pPr>
      <w:bookmarkStart w:colFirst="0" w:colLast="0" w:name="_xd5wcqo5gp7i" w:id="4"/>
      <w:bookmarkEnd w:id="4"/>
      <w:r w:rsidDel="00000000" w:rsidR="00000000" w:rsidRPr="00000000">
        <w:rPr>
          <w:rtl w:val="0"/>
        </w:rPr>
        <w:t xml:space="preserve">Cognitive Focus</w:t>
      </w:r>
    </w:p>
    <w:p w:rsidR="00000000" w:rsidDel="00000000" w:rsidP="00000000" w:rsidRDefault="00000000" w:rsidRPr="00000000" w14:paraId="00000012">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relative size</w:t>
      </w:r>
    </w:p>
    <w:p w:rsidR="00000000" w:rsidDel="00000000" w:rsidP="00000000" w:rsidRDefault="00000000" w:rsidRPr="00000000" w14:paraId="00000013">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determining which covers more space</w:t>
      </w:r>
    </w:p>
    <w:p w:rsidR="00000000" w:rsidDel="00000000" w:rsidP="00000000" w:rsidRDefault="00000000" w:rsidRPr="00000000" w14:paraId="00000014">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tiling shapes with squares</w:t>
      </w:r>
    </w:p>
    <w:p w:rsidR="00000000" w:rsidDel="00000000" w:rsidP="00000000" w:rsidRDefault="00000000" w:rsidRPr="00000000" w14:paraId="00000015">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informal comparison to formal measurement</w:t>
      </w:r>
    </w:p>
    <w:p w:rsidR="00000000" w:rsidDel="00000000" w:rsidP="00000000" w:rsidRDefault="00000000" w:rsidRPr="00000000" w14:paraId="00000016">
      <w:pPr>
        <w:pStyle w:val="Heading3"/>
        <w:rPr/>
      </w:pPr>
      <w:bookmarkStart w:colFirst="0" w:colLast="0" w:name="_meeeo3jw6cl4" w:id="5"/>
      <w:bookmarkEnd w:id="5"/>
      <w:r w:rsidDel="00000000" w:rsidR="00000000" w:rsidRPr="00000000">
        <w:rPr>
          <w:rtl w:val="0"/>
        </w:rPr>
        <w:t xml:space="preserve">Misconceptions Targeted</w:t>
      </w:r>
    </w:p>
    <w:p w:rsidR="00000000" w:rsidDel="00000000" w:rsidP="00000000" w:rsidRDefault="00000000" w:rsidRPr="00000000" w14:paraId="00000017">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"Taller = larger" (PRIMARY)</w:t>
      </w:r>
      <w:r w:rsidDel="00000000" w:rsidR="00000000" w:rsidRPr="00000000">
        <w:rPr>
          <w:rtl w:val="0"/>
        </w:rPr>
        <w:t xml:space="preserve"> — Students confuse height with area. Addressed through counterexamples in warm-up.</w:t>
      </w:r>
    </w:p>
    <w:p w:rsidR="00000000" w:rsidDel="00000000" w:rsidP="00000000" w:rsidRDefault="00000000" w:rsidRPr="00000000" w14:paraId="00000018">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Gaps/overlaps acceptable</w:t>
      </w:r>
      <w:r w:rsidDel="00000000" w:rsidR="00000000" w:rsidRPr="00000000">
        <w:rPr>
          <w:rtl w:val="0"/>
        </w:rPr>
        <w:t xml:space="preserve"> — Previewed at end (main focus in M2)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rPr/>
      </w:pPr>
      <w:bookmarkStart w:colFirst="0" w:colLast="0" w:name="_gg9xiu8b7tfb" w:id="6"/>
      <w:bookmarkEnd w:id="6"/>
      <w:r w:rsidDel="00000000" w:rsidR="00000000" w:rsidRPr="00000000">
        <w:rPr>
          <w:rtl w:val="0"/>
        </w:rPr>
        <w:t xml:space="preserve">What Students DO</w:t>
      </w:r>
    </w:p>
    <w:p w:rsidR="00000000" w:rsidDel="00000000" w:rsidP="00000000" w:rsidRDefault="00000000" w:rsidRPr="00000000" w14:paraId="0000001C">
      <w:pPr>
        <w:rPr>
          <w:strike w:val="1"/>
        </w:rPr>
      </w:pPr>
      <w:r w:rsidDel="00000000" w:rsidR="00000000" w:rsidRPr="00000000">
        <w:rPr>
          <w:strike w:val="1"/>
          <w:rtl w:val="0"/>
        </w:rPr>
        <w:t xml:space="preserve">WARM-UP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1E">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Plane Figures (display only) → Shape comparison pairs using varied polygon types (rectangles, right triangles, common polygons like trapezoids and hexagons — NOT rectangles only)</w:t>
      </w:r>
    </w:p>
    <w:p w:rsidR="00000000" w:rsidDel="00000000" w:rsidP="00000000" w:rsidRDefault="00000000" w:rsidRPr="00000000" w14:paraId="0000001F">
      <w:pPr>
        <w:numPr>
          <w:ilvl w:val="0"/>
          <w:numId w:val="51"/>
        </w:numPr>
        <w:ind w:left="720" w:hanging="360"/>
        <w:rPr>
          <w:i w:val="0"/>
          <w:iCs w:val="0"/>
          <w:smallCaps w:val="0"/>
          <w:strike w:val="1"/>
          <w:color w:val="000000"/>
          <w:sz w:val="22"/>
          <w:szCs w:val="22"/>
          <w:shd w:fill="auto" w:val="clear"/>
          <w:vertAlign w:val="baseline"/>
        </w:rPr>
      </w:pPr>
      <w:r w:rsidDel="00000000" w:rsidR="00000000" w:rsidRPr="00000000">
        <w:rPr>
          <w:strike w:val="1"/>
          <w:rtl w:val="0"/>
        </w:rPr>
        <w:t xml:space="preserve">Students select which covers more space</w:t>
      </w:r>
    </w:p>
    <w:p w:rsidR="00000000" w:rsidDel="00000000" w:rsidP="00000000" w:rsidRDefault="00000000" w:rsidRPr="00000000" w14:paraId="00000020">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Key beat: Include at least one pair where the taller shape has LESS area — this is the moment the "taller = larger" misconception gets surfaced and challenged. Using non-rectangular shapes (e.g., tall right triangle vs. compact square) makes this more effective.</w:t>
      </w:r>
    </w:p>
    <w:p w:rsidR="00000000" w:rsidDel="00000000" w:rsidP="00000000" w:rsidRDefault="00000000" w:rsidRPr="00000000" w14:paraId="00000021">
      <w:pPr>
        <w:numPr>
          <w:ilvl w:val="0"/>
          <w:numId w:val="51"/>
        </w:numPr>
        <w:ind w:left="720" w:hanging="360"/>
        <w:rPr>
          <w:i w:val="0"/>
          <w:iCs w:val="0"/>
          <w:smallCaps w:val="0"/>
          <w:strike w:val="1"/>
          <w:color w:val="000000"/>
          <w:sz w:val="22"/>
          <w:szCs w:val="22"/>
          <w:shd w:fill="auto" w:val="clear"/>
          <w:vertAlign w:val="baseline"/>
        </w:rPr>
      </w:pPr>
      <w:r w:rsidDel="00000000" w:rsidR="00000000" w:rsidRPr="00000000">
        <w:rPr>
          <w:strike w:val="1"/>
          <w:rtl w:val="0"/>
        </w:rPr>
        <w:t xml:space="preserve">2-3 quick comparisons; shape diversity prevents the "area = rectangle thing" misconception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23">
      <w:pPr>
        <w:rPr>
          <w:strike w:val="1"/>
        </w:rPr>
      </w:pPr>
      <w:r w:rsidDel="00000000" w:rsidR="00000000" w:rsidRPr="00000000">
        <w:rPr>
          <w:strike w:val="1"/>
          <w:rtl w:val="0"/>
        </w:rPr>
        <w:t xml:space="preserve">LESSON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25">
      <w:pPr>
        <w:rPr>
          <w:strike w:val="1"/>
        </w:rPr>
      </w:pPr>
      <w:r w:rsidDel="00000000" w:rsidR="00000000" w:rsidRPr="00000000">
        <w:rPr>
          <w:i w:val="1"/>
          <w:iCs w:val="1"/>
          <w:strike w:val="1"/>
          <w:rtl w:val="0"/>
        </w:rPr>
        <w:t xml:space="preserve">Early activities (Informal comparison):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27">
      <w:pPr>
        <w:numPr>
          <w:ilvl w:val="0"/>
          <w:numId w:val="7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Plane Figures (display only) → Pairs of shapes to compare (varied polygon types — same as warm-up)</w:t>
      </w:r>
    </w:p>
    <w:p w:rsidR="00000000" w:rsidDel="00000000" w:rsidP="00000000" w:rsidRDefault="00000000" w:rsidRPr="00000000" w14:paraId="00000028">
      <w:pPr>
        <w:numPr>
          <w:ilvl w:val="0"/>
          <w:numId w:val="70"/>
        </w:numPr>
        <w:ind w:left="720" w:hanging="360"/>
        <w:rPr>
          <w:i w:val="0"/>
          <w:iCs w:val="0"/>
          <w:smallCaps w:val="0"/>
          <w:strike w:val="1"/>
          <w:color w:val="000000"/>
          <w:sz w:val="22"/>
          <w:szCs w:val="22"/>
          <w:shd w:fill="auto" w:val="clear"/>
          <w:vertAlign w:val="baseline"/>
        </w:rPr>
      </w:pPr>
      <w:r w:rsidDel="00000000" w:rsidR="00000000" w:rsidRPr="00000000">
        <w:rPr>
          <w:strike w:val="1"/>
          <w:rtl w:val="0"/>
        </w:rPr>
        <w:t xml:space="preserve">Students select which is larger based on visual inspection</w:t>
      </w:r>
    </w:p>
    <w:p w:rsidR="00000000" w:rsidDel="00000000" w:rsidP="00000000" w:rsidRDefault="00000000" w:rsidRPr="00000000" w14:paraId="00000029">
      <w:pPr>
        <w:numPr>
          <w:ilvl w:val="0"/>
          <w:numId w:val="70"/>
        </w:numPr>
        <w:ind w:left="720" w:hanging="360"/>
        <w:rPr>
          <w:i w:val="0"/>
          <w:iCs w:val="0"/>
          <w:smallCaps w:val="0"/>
          <w:strike w:val="1"/>
          <w:color w:val="000000"/>
          <w:sz w:val="22"/>
          <w:szCs w:val="22"/>
          <w:shd w:fill="auto" w:val="clear"/>
          <w:vertAlign w:val="baseline"/>
        </w:rPr>
      </w:pPr>
      <w:r w:rsidDel="00000000" w:rsidR="00000000" w:rsidRPr="00000000">
        <w:rPr>
          <w:strike w:val="1"/>
          <w:rtl w:val="0"/>
        </w:rPr>
        <w:t xml:space="preserve">No measurement tools yet — building intuition first</w:t>
      </w:r>
    </w:p>
    <w:p w:rsidR="00000000" w:rsidDel="00000000" w:rsidP="00000000" w:rsidRDefault="00000000" w:rsidRPr="00000000" w14:paraId="0000002A">
      <w:pPr>
        <w:numPr>
          <w:ilvl w:val="0"/>
          <w:numId w:val="70"/>
        </w:numPr>
        <w:ind w:left="720" w:hanging="360"/>
        <w:rPr>
          <w:i w:val="0"/>
          <w:iCs w:val="0"/>
          <w:smallCaps w:val="0"/>
          <w:strike w:val="1"/>
          <w:color w:val="000000"/>
          <w:sz w:val="22"/>
          <w:szCs w:val="22"/>
          <w:shd w:fill="auto" w:val="clear"/>
          <w:vertAlign w:val="baseline"/>
        </w:rPr>
      </w:pPr>
      <w:r w:rsidDel="00000000" w:rsidR="00000000" w:rsidRPr="00000000">
        <w:rPr>
          <w:strike w:val="1"/>
          <w:rtl w:val="0"/>
        </w:rPr>
        <w:t xml:space="preserve">Include pairs that are close in size (hard to tell visually) to create need for measurement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2C">
      <w:pPr>
        <w:rPr>
          <w:strike w:val="1"/>
        </w:rPr>
      </w:pPr>
      <w:r w:rsidDel="00000000" w:rsidR="00000000" w:rsidRPr="00000000">
        <w:rPr>
          <w:i w:val="1"/>
          <w:iCs w:val="1"/>
          <w:strike w:val="1"/>
          <w:rtl w:val="0"/>
        </w:rPr>
        <w:t xml:space="preserve">Mid activities (Transition to measurement):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2E">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Key beat: After a pair that's genuinely hard to compare visually: "When shapes are VERY close in size, our eyes can trick us. We need a TOOL to measure exactly."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hd w:fill="ffe599" w:val="clear"/>
        </w:rPr>
      </w:pPr>
      <w:r w:rsidDel="00000000" w:rsidR="00000000" w:rsidRPr="00000000">
        <w:rPr>
          <w:b w:val="1"/>
          <w:bCs w:val="1"/>
          <w:shd w:fill="ffe599" w:val="clear"/>
          <w:rtl w:val="0"/>
        </w:rPr>
        <w:t xml:space="preserve">WARM</w:t>
      </w:r>
      <w:commentRangeStart w:id="0"/>
      <w:r w:rsidDel="00000000" w:rsidR="00000000" w:rsidRPr="00000000">
        <w:rPr>
          <w:b w:val="1"/>
          <w:bCs w:val="1"/>
          <w:shd w:fill="ffe599" w:val="clear"/>
          <w:rtl w:val="0"/>
        </w:rPr>
        <w:t xml:space="preserve">-</w:t>
      </w:r>
      <w:commentRangeEnd w:id="0"/>
      <w:r w:rsidDel="00000000" w:rsidR="00000000" w:rsidRPr="00000000">
        <w:commentReference w:id="0"/>
      </w:r>
      <w:r w:rsidDel="00000000" w:rsidR="00000000" w:rsidRPr="00000000">
        <w:rPr>
          <w:b w:val="1"/>
          <w:bCs w:val="1"/>
          <w:shd w:fill="ffe599" w:val="clear"/>
          <w:rtl w:val="0"/>
        </w:rPr>
        <w:t xml:space="preserve">UP (Comparison Sets 1-2 — confidence building)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32">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Plane Figures</w:t>
      </w:r>
      <w:r w:rsidDel="00000000" w:rsidR="00000000" w:rsidRPr="00000000">
        <w:rPr>
          <w:rFonts w:ascii="Arial Unicode MS" w:cs="Arial Unicode MS" w:eastAsia="Arial Unicode MS" w:hAnsi="Arial Unicode MS"/>
          <w:shd w:fill="ffe599" w:val="clear"/>
          <w:rtl w:val="0"/>
        </w:rPr>
        <w:t xml:space="preserve"> (display only) → Authored comparison sets, 3 shapes labeled A, B, C per set</w:t>
      </w:r>
    </w:p>
    <w:p w:rsidR="00000000" w:rsidDel="00000000" w:rsidP="00000000" w:rsidRDefault="00000000" w:rsidRPr="00000000" w14:paraId="00000033">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Interaction:</w:t>
      </w:r>
      <w:r w:rsidDel="00000000" w:rsidR="00000000" w:rsidRPr="00000000">
        <w:rPr>
          <w:shd w:fill="ffe599" w:val="clear"/>
          <w:rtl w:val="0"/>
        </w:rPr>
        <w:t xml:space="preserve"> MC — prompt: "Select the shape that covers more space." Options: Shape A, Shape B, Shape C, or "They cover the same space."</w:t>
      </w:r>
    </w:p>
    <w:p w:rsidR="00000000" w:rsidDel="00000000" w:rsidP="00000000" w:rsidRDefault="00000000" w:rsidRPr="00000000" w14:paraId="00000034">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At least one comparison set should have equal-area shapes as the correct answer, so "They cover the same space" is sometimes correct — not just a distractor. This prevents students from learning to always eliminate that option.</w:t>
      </w:r>
      <w:r w:rsidDel="00000000" w:rsidR="00000000" w:rsidRPr="00000000">
        <w:rPr>
          <w:rtl w:val="0"/>
        </w:rPr>
      </w:r>
    </w:p>
    <w:p w:rsidR="00000000" w:rsidDel="00000000" w:rsidP="00000000" w:rsidRDefault="00000000" w:rsidRPr="00000000" w14:paraId="00000035">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Feedback rule (all comparison sets):</w:t>
      </w:r>
      <w:r w:rsidDel="00000000" w:rsidR="00000000" w:rsidRPr="00000000">
        <w:rPr>
          <w:rFonts w:ascii="Arial Unicode MS" w:cs="Arial Unicode MS" w:eastAsia="Arial Unicode MS" w:hAnsi="Arial Unicode MS"/>
          <w:shd w:fill="ffe599" w:val="clear"/>
          <w:rtl w:val="0"/>
        </w:rPr>
        <w:t xml:space="preserve"> Light remediation only. On correct answer OR after 2nd error → show visual comparison of areas (overlay or side-by-side). Do not over-scaffold — comparison activities build motivation, not core skills.</w:t>
      </w:r>
    </w:p>
    <w:p w:rsidR="00000000" w:rsidDel="00000000" w:rsidP="00000000" w:rsidRDefault="00000000" w:rsidRPr="00000000" w14:paraId="00000036">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Set 1: Triangles</w:t>
      </w:r>
      <w:r w:rsidDel="00000000" w:rsidR="00000000" w:rsidRPr="00000000">
        <w:rPr>
          <w:shd w:fill="ffe599" w:val="clear"/>
          <w:rtl w:val="0"/>
        </w:rPr>
        <w:t xml:space="preserve"> — same shape type, different sizes. Easiest comparison (same category, just bigger/smaller). Students succeed, activate "which covers more space" thinking.</w:t>
      </w:r>
    </w:p>
    <w:p w:rsidR="00000000" w:rsidDel="00000000" w:rsidP="00000000" w:rsidRDefault="00000000" w:rsidRPr="00000000" w14:paraId="00000037">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Set 2: Mixed polygons</w:t>
      </w:r>
      <w:r w:rsidDel="00000000" w:rsidR="00000000" w:rsidRPr="00000000">
        <w:rPr>
          <w:shd w:fill="ffe599" w:val="clear"/>
          <w:rtl w:val="0"/>
        </w:rPr>
        <w:t xml:space="preserve"> (hexagon, trapezoid, triangle) — different shape types, different number of sides. Slightly harder — students compare across categories.</w:t>
      </w:r>
    </w:p>
    <w:p w:rsidR="00000000" w:rsidDel="00000000" w:rsidP="00000000" w:rsidRDefault="00000000" w:rsidRPr="00000000" w14:paraId="00000038">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Purpose: Quick success, activate informal area reasoning. Non-failable.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3A">
      <w:pPr>
        <w:rPr>
          <w:shd w:fill="ffe599" w:val="clear"/>
        </w:rPr>
      </w:pPr>
      <w:r w:rsidDel="00000000" w:rsidR="00000000" w:rsidRPr="00000000">
        <w:rPr>
          <w:b w:val="1"/>
          <w:bCs w:val="1"/>
          <w:shd w:fill="ffe599" w:val="clear"/>
          <w:rtl w:val="0"/>
        </w:rPr>
        <w:t xml:space="preserve">LESSON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3C">
      <w:pPr>
        <w:rPr>
          <w:shd w:fill="ffe599" w:val="clear"/>
        </w:rPr>
      </w:pPr>
      <w:r w:rsidDel="00000000" w:rsidR="00000000" w:rsidRPr="00000000">
        <w:rPr>
          <w:i w:val="1"/>
          <w:iCs w:val="1"/>
          <w:shd w:fill="ffe599" w:val="clear"/>
          <w:rtl w:val="0"/>
        </w:rPr>
        <w:t xml:space="preserve">Early activities (Escalating comparison — seeding doubt):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3E">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Plane Figures</w:t>
      </w:r>
      <w:r w:rsidDel="00000000" w:rsidR="00000000" w:rsidRPr="00000000">
        <w:rPr>
          <w:rFonts w:ascii="Arial Unicode MS" w:cs="Arial Unicode MS" w:eastAsia="Arial Unicode MS" w:hAnsi="Arial Unicode MS"/>
          <w:shd w:fill="ffe599" w:val="clear"/>
          <w:rtl w:val="0"/>
        </w:rPr>
        <w:t xml:space="preserve"> (display only) → Authored comparison sets, same MC interaction + feedback rule as warm-up</w:t>
      </w:r>
    </w:p>
    <w:p w:rsidR="00000000" w:rsidDel="00000000" w:rsidP="00000000" w:rsidRDefault="00000000" w:rsidRPr="00000000" w14:paraId="0000003F">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Set 3: Parallelograms/quadrilaterals</w:t>
      </w:r>
      <w:r w:rsidDel="00000000" w:rsidR="00000000" w:rsidRPr="00000000">
        <w:rPr>
          <w:shd w:fill="ffe599" w:val="clear"/>
          <w:rtl w:val="0"/>
        </w:rPr>
        <w:t xml:space="preserve"> — shapes that are harder to compare visually. Students begin to hesitate. Visual comparison overlay after response may reveal their estimate was wrong.</w:t>
      </w:r>
    </w:p>
    <w:p w:rsidR="00000000" w:rsidDel="00000000" w:rsidP="00000000" w:rsidRDefault="00000000" w:rsidRPr="00000000" w14:paraId="00000040">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No measurement tools yet — building the </w:t>
      </w:r>
      <w:r w:rsidDel="00000000" w:rsidR="00000000" w:rsidRPr="00000000">
        <w:rPr>
          <w:i w:val="1"/>
          <w:iCs w:val="1"/>
          <w:shd w:fill="ffe599" w:val="clear"/>
          <w:rtl w:val="0"/>
        </w:rPr>
        <w:t xml:space="preserve">need</w:t>
      </w:r>
      <w:r w:rsidDel="00000000" w:rsidR="00000000" w:rsidRPr="00000000">
        <w:rPr>
          <w:shd w:fill="ffe599" w:val="clear"/>
          <w:rtl w:val="0"/>
        </w:rPr>
        <w:t xml:space="preserve"> for measurement</w:t>
      </w:r>
    </w:p>
    <w:p w:rsidR="00000000" w:rsidDel="00000000" w:rsidP="00000000" w:rsidRDefault="00000000" w:rsidRPr="00000000" w14:paraId="00000041">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shd w:fill="ffe599" w:val="clear"/>
          <w:rtl w:val="0"/>
        </w:rPr>
        <w:t xml:space="preserve"> Include at least one pair where the taller/longer shape has LESS area — this surfaces the "taller = larger" misconception.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43">
      <w:pPr>
        <w:rPr>
          <w:shd w:fill="ffe599" w:val="clear"/>
        </w:rPr>
      </w:pPr>
      <w:r w:rsidDel="00000000" w:rsidR="00000000" w:rsidRPr="00000000">
        <w:rPr>
          <w:rFonts w:ascii="Arial Unicode MS" w:cs="Arial Unicode MS" w:eastAsia="Arial Unicode MS" w:hAnsi="Arial Unicode MS"/>
          <w:i w:val="1"/>
          <w:iCs w:val="1"/>
          <w:shd w:fill="ffe599" w:val="clear"/>
          <w:rtl w:val="0"/>
        </w:rPr>
        <w:t xml:space="preserve">Early→Mid transition (The "close call" that creates the need):</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45">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Set 4: Rectangles with different proportions</w:t>
      </w:r>
      <w:r w:rsidDel="00000000" w:rsidR="00000000" w:rsidRPr="00000000">
        <w:rPr>
          <w:shd w:fill="ffe599" w:val="clear"/>
          <w:rtl w:val="0"/>
        </w:rPr>
        <w:t xml:space="preserve"> (tall/narrow vs. short/wide) — genuinely hard to compare visually. Students get it wrong or feel uncertain.</w:t>
      </w:r>
    </w:p>
    <w:p w:rsidR="00000000" w:rsidDel="00000000" w:rsidP="00000000" w:rsidRDefault="00000000" w:rsidRPr="00000000" w14:paraId="00000046">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shd w:fill="ffe599" w:val="clear"/>
          <w:rtl w:val="0"/>
        </w:rPr>
        <w:t xml:space="preserve"> "When shapes are VERY close in size, our eyes can trick us. We need a TOOL to measure exactly."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48">
      <w:pPr>
        <w:rPr>
          <w:shd w:fill="ffe599" w:val="clear"/>
        </w:rPr>
      </w:pPr>
      <w:r w:rsidDel="00000000" w:rsidR="00000000" w:rsidRPr="00000000">
        <w:rPr>
          <w:i w:val="1"/>
          <w:iCs w:val="1"/>
          <w:shd w:fill="ffe599" w:val="clear"/>
          <w:rtl w:val="0"/>
        </w:rPr>
        <w:t xml:space="preserve">Mid activities (Transition to measurement):</w:t>
      </w:r>
      <w:r w:rsidDel="00000000" w:rsidR="00000000" w:rsidRPr="00000000">
        <w:rPr>
          <w:rtl w:val="0"/>
        </w:rPr>
      </w:r>
    </w:p>
    <w:p w:rsidR="00000000" w:rsidDel="00000000" w:rsidP="00000000" w:rsidRDefault="00000000" w:rsidRPr="00000000" w14:paraId="00000049">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Square Tiles</w:t>
      </w:r>
      <w:r w:rsidDel="00000000" w:rsidR="00000000" w:rsidRPr="00000000">
        <w:rPr>
          <w:rtl w:val="0"/>
        </w:rPr>
        <w:t xml:space="preserve"> (draggable, countable) introduced with </w:t>
      </w:r>
      <w:r w:rsidDel="00000000" w:rsidR="00000000" w:rsidRPr="00000000">
        <w:rPr>
          <w:b w:val="1"/>
          <w:bCs w:val="1"/>
          <w:rtl w:val="0"/>
        </w:rPr>
        <w:t xml:space="preserve">Plane Figures</w:t>
      </w:r>
      <w:r w:rsidDel="00000000" w:rsidR="00000000" w:rsidRPr="00000000">
        <w:rPr>
          <w:rtl w:val="0"/>
        </w:rPr>
      </w:r>
    </w:p>
    <w:p w:rsidR="00000000" w:rsidDel="00000000" w:rsidP="00000000" w:rsidRDefault="00000000" w:rsidRPr="00000000" w14:paraId="0000004A">
      <w:pPr>
        <w:numPr>
          <w:ilvl w:val="1"/>
          <w:numId w:val="5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
      <w:commentRangeStart w:id="2"/>
      <w:commentRangeStart w:id="3"/>
      <w:commentRangeStart w:id="4"/>
      <w:commentRangeStart w:id="5"/>
      <w:commentRangeStart w:id="6"/>
      <w:r w:rsidDel="00000000" w:rsidR="00000000" w:rsidRPr="00000000">
        <w:rPr>
          <w:rtl w:val="0"/>
        </w:rPr>
        <w:t xml:space="preserve">Students drag tiles to cover shapes completely</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B">
      <w:pPr>
        <w:numPr>
          <w:ilvl w:val="1"/>
          <w:numId w:val="51"/>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Counter displays running total as tiles placed</w:t>
      </w:r>
    </w:p>
    <w:p w:rsidR="00000000" w:rsidDel="00000000" w:rsidP="00000000" w:rsidRDefault="00000000" w:rsidRPr="00000000" w14:paraId="0000004C">
      <w:pPr>
        <w:numPr>
          <w:ilvl w:val="1"/>
          <w:numId w:val="51"/>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Quarter-tile snap with overlap detection (visual + audio) — same interaction as M2 </w:t>
      </w:r>
    </w:p>
    <w:p w:rsidR="00000000" w:rsidDel="00000000" w:rsidP="00000000" w:rsidRDefault="00000000" w:rsidRPr="00000000" w14:paraId="0000004D">
      <w:pPr>
        <w:numPr>
          <w:ilvl w:val="1"/>
          <w:numId w:val="51"/>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 counts tiles after placement to determine area</w:t>
      </w:r>
      <w:r w:rsidDel="00000000" w:rsidR="00000000" w:rsidRPr="00000000">
        <w:rPr>
          <w:rtl w:val="0"/>
        </w:rPr>
      </w:r>
    </w:p>
    <w:p w:rsidR="00000000" w:rsidDel="00000000" w:rsidP="00000000" w:rsidRDefault="00000000" w:rsidRPr="00000000" w14:paraId="0000004E">
      <w:pPr>
        <w:numPr>
          <w:ilvl w:val="1"/>
          <w:numId w:val="5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Interaction: drag-to-place (not tap) per Decision 6</w:t>
      </w:r>
    </w:p>
    <w:p w:rsidR="00000000" w:rsidDel="00000000" w:rsidP="00000000" w:rsidRDefault="00000000" w:rsidRPr="00000000" w14:paraId="0000004F">
      <w:pPr>
        <w:numPr>
          <w:ilvl w:val="1"/>
          <w:numId w:val="5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Grid NOT visible on shapes initially — students CREATE the coverage through tiling</w:t>
      </w:r>
    </w:p>
    <w:p w:rsidR="00000000" w:rsidDel="00000000" w:rsidP="00000000" w:rsidRDefault="00000000" w:rsidRPr="00000000" w14:paraId="0000005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cover </w:t>
      </w:r>
      <w:commentRangeStart w:id="7"/>
      <w:commentRangeStart w:id="8"/>
      <w:r w:rsidDel="00000000" w:rsidR="00000000" w:rsidRPr="00000000">
        <w:rPr>
          <w:rtl w:val="0"/>
        </w:rPr>
        <w:t xml:space="preserve">2-3 simple shapes (rectangles </w:t>
      </w:r>
      <w:r w:rsidDel="00000000" w:rsidR="00000000" w:rsidRPr="00000000">
        <w:rPr>
          <w:rtl w:val="0"/>
        </w:rPr>
        <w:t xml:space="preserve">2×</w:t>
      </w:r>
      <w:r w:rsidDel="00000000" w:rsidR="00000000" w:rsidRPr="00000000">
        <w:rPr>
          <w:rtl w:val="0"/>
        </w:rPr>
        <w:t xml:space="preserve">5, 3×4)</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count tiles, state area</w:t>
      </w:r>
    </w:p>
    <w:p w:rsidR="00000000" w:rsidDel="00000000" w:rsidP="00000000" w:rsidRDefault="00000000" w:rsidRPr="00000000" w14:paraId="0000005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Vocabulary introduced AFTER the experience: "Each tile is one SQUARE UNIT. The number of non-overlapping tiles aligned with no gaps is the AREA."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strike w:val="1"/>
        </w:rPr>
      </w:pPr>
      <w:r w:rsidDel="00000000" w:rsidR="00000000" w:rsidRPr="00000000">
        <w:rPr>
          <w:i w:val="1"/>
          <w:iCs w:val="1"/>
          <w:strike w:val="1"/>
          <w:rtl w:val="0"/>
        </w:rPr>
        <w:t xml:space="preserve">Late activities (Independent tiling):</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55">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Unit Square Tiles</w:t>
      </w:r>
      <w:r w:rsidDel="00000000" w:rsidR="00000000" w:rsidRPr="00000000">
        <w:rPr>
          <w:strike w:val="1"/>
          <w:rtl w:val="0"/>
        </w:rPr>
        <w:t xml:space="preserve"> + </w:t>
      </w:r>
      <w:r w:rsidDel="00000000" w:rsidR="00000000" w:rsidRPr="00000000">
        <w:rPr>
          <w:b w:val="1"/>
          <w:bCs w:val="1"/>
          <w:strike w:val="1"/>
          <w:rtl w:val="0"/>
        </w:rPr>
        <w:t xml:space="preserve">Plane Figures</w:t>
      </w:r>
      <w:r w:rsidDel="00000000" w:rsidR="00000000" w:rsidRPr="00000000">
        <w:rPr>
          <w:rtl w:val="0"/>
        </w:rPr>
      </w:r>
    </w:p>
    <w:p w:rsidR="00000000" w:rsidDel="00000000" w:rsidP="00000000" w:rsidRDefault="00000000" w:rsidRPr="00000000" w14:paraId="00000056">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tiles 3-4 shapes independently, states area in square units</w:t>
      </w:r>
    </w:p>
    <w:p w:rsidR="00000000" w:rsidDel="00000000" w:rsidP="00000000" w:rsidRDefault="00000000" w:rsidRPr="00000000" w14:paraId="00000057">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Counter available as scaffold</w:t>
      </w:r>
    </w:p>
    <w:p w:rsidR="00000000" w:rsidDel="00000000" w:rsidP="00000000" w:rsidRDefault="00000000" w:rsidRPr="00000000" w14:paraId="00000058">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Shapes: rectangles only (tiling targets must tile cleanly with squares; </w:t>
      </w:r>
      <w:commentRangeStart w:id="9"/>
      <w:commentRangeStart w:id="10"/>
      <w:r w:rsidDel="00000000" w:rsidR="00000000" w:rsidRPr="00000000">
        <w:rPr>
          <w:strike w:val="1"/>
          <w:rtl w:val="0"/>
        </w:rPr>
        <w:t xml:space="preserve">non-rectangles risk accidental gaps before M2 rules</w:t>
      </w:r>
      <w:commentRangeEnd w:id="9"/>
      <w:r w:rsidDel="00000000" w:rsidR="00000000" w:rsidRPr="00000000">
        <w:commentReference w:id="9"/>
      </w:r>
      <w:commentRangeEnd w:id="10"/>
      <w:r w:rsidDel="00000000" w:rsidR="00000000" w:rsidRPr="00000000">
        <w:commentReference w:id="10"/>
      </w:r>
      <w:r w:rsidDel="00000000" w:rsidR="00000000" w:rsidRPr="00000000">
        <w:rPr>
          <w:strike w:val="1"/>
          <w:rtl w:val="0"/>
        </w:rPr>
        <w:t xml:space="preserve">)</w:t>
      </w:r>
    </w:p>
    <w:p w:rsidR="00000000" w:rsidDel="00000000" w:rsidP="00000000" w:rsidRDefault="00000000" w:rsidRPr="00000000" w14:paraId="00000059">
      <w:pPr>
        <w:numPr>
          <w:ilvl w:val="0"/>
          <w:numId w:val="5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Area range: within 20 square units for M1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hd w:fill="ffe599" w:val="clear"/>
        </w:rPr>
      </w:pPr>
      <w:r w:rsidDel="00000000" w:rsidR="00000000" w:rsidRPr="00000000">
        <w:rPr>
          <w:i w:val="1"/>
          <w:iCs w:val="1"/>
          <w:shd w:fill="ffe599" w:val="clear"/>
          <w:rtl w:val="0"/>
        </w:rPr>
        <w:t xml:space="preserve">Late activities (Independent tiling):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05D">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Unit Square Tiles</w:t>
      </w:r>
      <w:r w:rsidDel="00000000" w:rsidR="00000000" w:rsidRPr="00000000">
        <w:rPr>
          <w:shd w:fill="ffe599" w:val="clear"/>
          <w:rtl w:val="0"/>
        </w:rPr>
        <w:t xml:space="preserve"> + </w:t>
      </w:r>
      <w:r w:rsidDel="00000000" w:rsidR="00000000" w:rsidRPr="00000000">
        <w:rPr>
          <w:b w:val="1"/>
          <w:bCs w:val="1"/>
          <w:shd w:fill="ffe599" w:val="clear"/>
          <w:rtl w:val="0"/>
        </w:rPr>
        <w:t xml:space="preserve">Plane Figures</w:t>
      </w:r>
      <w:r w:rsidDel="00000000" w:rsidR="00000000" w:rsidRPr="00000000">
        <w:rPr>
          <w:rtl w:val="0"/>
        </w:rPr>
      </w:r>
    </w:p>
    <w:p w:rsidR="00000000" w:rsidDel="00000000" w:rsidP="00000000" w:rsidRDefault="00000000" w:rsidRPr="00000000" w14:paraId="0000005E">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 tiles 4-5 shapes independently, states area in square units</w:t>
      </w:r>
    </w:p>
    <w:p w:rsidR="00000000" w:rsidDel="00000000" w:rsidP="00000000" w:rsidRDefault="00000000" w:rsidRPr="00000000" w14:paraId="0000005F">
      <w:pPr>
        <w:numPr>
          <w:ilvl w:val="0"/>
          <w:numId w:val="19"/>
        </w:numPr>
        <w:ind w:left="720" w:hanging="360"/>
        <w:rPr>
          <w:rFonts w:ascii="Arial" w:cs="Arial" w:eastAsia="Arial" w:hAnsi="Arial"/>
          <w:b w:val="0"/>
          <w:bCs w:val="0"/>
          <w:i w:val="0"/>
          <w:iCs w:val="0"/>
          <w:smallCaps w:val="0"/>
          <w:strike w:val="1"/>
          <w:color w:val="000000"/>
          <w:sz w:val="22"/>
          <w:szCs w:val="22"/>
          <w:shd w:fill="ffe599" w:val="clear"/>
          <w:vertAlign w:val="baseline"/>
        </w:rPr>
      </w:pPr>
      <w:commentRangeStart w:id="11"/>
      <w:commentRangeStart w:id="12"/>
      <w:commentRangeStart w:id="13"/>
      <w:commentRangeStart w:id="14"/>
      <w:r w:rsidDel="00000000" w:rsidR="00000000" w:rsidRPr="00000000">
        <w:rPr>
          <w:strike w:val="1"/>
          <w:shd w:fill="ffe599" w:val="clear"/>
          <w:rtl w:val="0"/>
        </w:rPr>
        <w:t xml:space="preserve">Counter available as scaffold</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0">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Shapes: 2-3 rectangles + 1-2 rectilinear non-rectangles (L-shapes or T-shapes). All shapes must tile cleanly with unit squares (right angles only, integer dimensions). This is the only concrete tiling opportunity for non-rectangular shapes in the unit — by M11, composite figures use decomposition and multiplication, not individual tile placement.</w:t>
      </w:r>
    </w:p>
    <w:p w:rsidR="00000000" w:rsidDel="00000000" w:rsidP="00000000" w:rsidRDefault="00000000" w:rsidRPr="00000000" w14:paraId="00000061">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Area range: within 20 square units for M1</w:t>
      </w:r>
    </w:p>
    <w:p w:rsidR="00000000" w:rsidDel="00000000" w:rsidP="00000000" w:rsidRDefault="00000000" w:rsidRPr="00000000" w14:paraId="00000062">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Guide should NOT prompt decomposition strategies on non-rectangular shapes. Students tile and count only. The decomposition connection belongs to M11.</w:t>
      </w:r>
    </w:p>
    <w:p w:rsidR="00000000" w:rsidDel="00000000" w:rsidP="00000000" w:rsidRDefault="00000000" w:rsidRPr="00000000" w14:paraId="00000063">
      <w:pPr>
        <w:numPr>
          <w:ilvl w:val="0"/>
          <w:numId w:val="1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No expectation of structured counting on any shape — one-by-one counting is appropriate for M1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Plane Figures</w:t>
      </w:r>
      <w:r w:rsidDel="00000000" w:rsidR="00000000" w:rsidRPr="00000000">
        <w:rPr>
          <w:rtl w:val="0"/>
        </w:rPr>
        <w:t xml:space="preserve"> + </w:t>
      </w:r>
      <w:r w:rsidDel="00000000" w:rsidR="00000000" w:rsidRPr="00000000">
        <w:rPr>
          <w:b w:val="1"/>
          <w:bCs w:val="1"/>
          <w:rtl w:val="0"/>
        </w:rPr>
        <w:t xml:space="preserve">Unit Square Tiles</w:t>
      </w:r>
      <w:r w:rsidDel="00000000" w:rsidR="00000000" w:rsidRPr="00000000">
        <w:rPr>
          <w:rtl w:val="0"/>
        </w:rPr>
      </w:r>
    </w:p>
    <w:p w:rsidR="00000000" w:rsidDel="00000000" w:rsidP="00000000" w:rsidRDefault="00000000" w:rsidRPr="00000000" w14:paraId="00000068">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2-3 problems: Given a shape → student tiles it → states area in square units</w:t>
      </w:r>
    </w:p>
    <w:p w:rsidR="00000000" w:rsidDel="00000000" w:rsidP="00000000" w:rsidRDefault="00000000" w:rsidRPr="00000000" w14:paraId="00000069">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tiling completion, correct count, "square units" language</w:t>
      </w:r>
    </w:p>
    <w:p w:rsidR="00000000" w:rsidDel="00000000" w:rsidP="00000000" w:rsidRDefault="00000000" w:rsidRPr="00000000" w14:paraId="0000006A">
      <w:pPr>
        <w:numPr>
          <w:ilvl w:val="0"/>
          <w:numId w:val="51"/>
        </w:numPr>
        <w:ind w:left="720" w:hanging="360"/>
        <w:rPr>
          <w:u w:val="none"/>
        </w:rPr>
      </w:pPr>
      <w:r w:rsidDel="00000000" w:rsidR="00000000" w:rsidRPr="00000000">
        <w:rPr>
          <w:rtl w:val="0"/>
        </w:rPr>
        <w:t xml:space="preserve">Some shapes already partially tiled (scaffold for struggling learners). </w:t>
      </w:r>
      <w:r w:rsidDel="00000000" w:rsidR="00000000" w:rsidRPr="00000000">
        <w:rPr>
          <w:b w:val="1"/>
          <w:bCs w:val="1"/>
          <w:rtl w:val="0"/>
        </w:rPr>
        <w:t xml:space="preserve">Classify partially-tiled problems as SUPPORT tier — they do not count toward the 70% mastery threshold.</w:t>
      </w:r>
      <w:r w:rsidDel="00000000" w:rsidR="00000000" w:rsidRPr="00000000">
        <w:rPr>
          <w:rtl w:val="0"/>
        </w:rPr>
        <w:t xml:space="preserve"> A student who only succeeds on partially-tiled shapes hasn't demonstrated independent tiling mastery. SUPPORT problems trigger after 2 incorrect in a row per the standard within-attempt adaptation.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shapes to tile and count</w:t>
      </w:r>
    </w:p>
    <w:p w:rsidR="00000000" w:rsidDel="00000000" w:rsidP="00000000" w:rsidRDefault="00000000" w:rsidRPr="00000000" w14:paraId="0000006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Varied sizes (within 20 square units)</w:t>
      </w:r>
    </w:p>
    <w:p w:rsidR="00000000" w:rsidDel="00000000" w:rsidP="00000000" w:rsidRDefault="00000000" w:rsidRPr="00000000" w14:paraId="0000007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shapes already partially tiled (scaffold for struggling learners)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warm-up comparison pair — now measured with tiles to confirm/overturn visual guess</w:t>
      </w:r>
    </w:p>
    <w:p w:rsidR="00000000" w:rsidDel="00000000" w:rsidP="00000000" w:rsidRDefault="00000000" w:rsidRPr="00000000" w14:paraId="00000075">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"Earlier we GUESSED which was larger. Now we can MEASURE. Area tells us EXACTLY how much space a shape covers."</w:t>
      </w:r>
    </w:p>
    <w:p w:rsidR="00000000" w:rsidDel="00000000" w:rsidP="00000000" w:rsidRDefault="00000000" w:rsidRPr="00000000" w14:paraId="00000076">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area, square unit, unit square</w:t>
      </w:r>
    </w:p>
    <w:p w:rsidR="00000000" w:rsidDel="00000000" w:rsidP="00000000" w:rsidRDefault="00000000" w:rsidRPr="00000000" w14:paraId="00000077">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square tiles? Show comparison: square tiles vs. circular tiles — squares fit with no gaps</w:t>
      </w:r>
    </w:p>
    <w:p w:rsidR="00000000" w:rsidDel="00000000" w:rsidP="00000000" w:rsidRDefault="00000000" w:rsidRPr="00000000" w14:paraId="00000078">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M2: preview a "bad" tiling with gaps/overlaps — "What happens if tiles aren't placed perfectly?"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rPr/>
      </w:pPr>
      <w:bookmarkStart w:colFirst="0" w:colLast="0" w:name="_aqfszyqvbghe" w:id="7"/>
      <w:bookmarkEnd w:id="7"/>
      <w:r w:rsidDel="00000000" w:rsidR="00000000" w:rsidRPr="00000000">
        <w:rPr>
          <w:rtl w:val="0"/>
        </w:rPr>
        <w:t xml:space="preserve">Scaffolding Progression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Tool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Student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Plane Figures 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Visual comparison, no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Informal ("covers more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Unit Square Tiles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Guided tiling, student counts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"Square unit" and "area"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Unit Square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Independent tiling and 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area is ___ square units"</w:t>
            </w:r>
          </w:p>
        </w:tc>
      </w:tr>
    </w:tbl>
    <w:p w:rsidR="00000000" w:rsidDel="00000000" w:rsidP="00000000" w:rsidRDefault="00000000" w:rsidRPr="00000000" w14:paraId="0000008C">
      <w:pPr>
        <w:pStyle w:val="Heading3"/>
        <w:rPr/>
      </w:pPr>
      <w:bookmarkStart w:colFirst="0" w:colLast="0" w:name="_jwymrflwx0su" w:id="8"/>
      <w:bookmarkEnd w:id="8"/>
      <w:r w:rsidDel="00000000" w:rsidR="00000000" w:rsidRPr="00000000">
        <w:rPr>
          <w:rtl w:val="0"/>
        </w:rPr>
        <w:t xml:space="preserve">Tool Requirements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Plane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View and 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For comparison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Unit Square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shd w:fill="ffe599" w:val="clear"/>
              </w:rPr>
            </w:pPr>
            <w:r w:rsidDel="00000000" w:rsidR="00000000" w:rsidRPr="00000000">
              <w:rPr>
                <w:shd w:fill="ffe599" w:val="clear"/>
                <w:rtl w:val="0"/>
              </w:rPr>
              <w:t xml:space="preserve">Draggable, quarter-tile snap (half linear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Drag-to-place on 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shd w:fill="ffe599" w:val="clear"/>
              </w:rPr>
            </w:pPr>
            <w:r w:rsidDel="00000000" w:rsidR="00000000" w:rsidRPr="00000000">
              <w:rPr>
                <w:shd w:fill="ffe599" w:val="clear"/>
                <w:rtl w:val="0"/>
              </w:rPr>
              <w:t xml:space="preserve">Semi-freeform placement with immediate overlap feedback (visual color change + audio cue). Same tiling behavior as M2 — consistent interaction across all tiling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strike w:val="1"/>
              </w:rPr>
            </w:pPr>
            <w:commentRangeStart w:id="15"/>
            <w:commentRangeStart w:id="16"/>
            <w:r w:rsidDel="00000000" w:rsidR="00000000" w:rsidRPr="00000000">
              <w:rPr>
                <w:strike w:val="1"/>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strike w:val="1"/>
              </w:rPr>
            </w:pPr>
            <w:commentRangeEnd w:id="15"/>
            <w:r w:rsidDel="00000000" w:rsidR="00000000" w:rsidRPr="00000000">
              <w:commentReference w:id="15"/>
            </w:r>
            <w:commentRangeEnd w:id="16"/>
            <w:r w:rsidDel="00000000" w:rsidR="00000000" w:rsidRPr="00000000">
              <w:commentReference w:id="16"/>
            </w:r>
            <w:r w:rsidDel="00000000" w:rsidR="00000000" w:rsidRPr="00000000">
              <w:rPr>
                <w:strike w:val="1"/>
                <w:rtl w:val="0"/>
              </w:rPr>
              <w:t xml:space="preserve">Auto-increment on tile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strike w:val="1"/>
              </w:rPr>
            </w:pPr>
            <w:r w:rsidDel="00000000" w:rsidR="00000000" w:rsidRPr="00000000">
              <w:rPr>
                <w:strike w:val="1"/>
                <w:rtl w:val="0"/>
              </w:rPr>
              <w:t xml:space="preserve">Display only (auto-updates)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strike w:val="1"/>
              </w:rPr>
            </w:pPr>
            <w:r w:rsidDel="00000000" w:rsidR="00000000" w:rsidRPr="00000000">
              <w:rPr>
                <w:strike w:val="1"/>
                <w:rtl w:val="0"/>
              </w:rPr>
              <w:t xml:space="preserve">Scaffold for counting</w:t>
            </w:r>
          </w:p>
        </w:tc>
      </w:tr>
    </w:tbl>
    <w:p w:rsidR="00000000" w:rsidDel="00000000" w:rsidP="00000000" w:rsidRDefault="00000000" w:rsidRPr="00000000" w14:paraId="0000009D">
      <w:pPr>
        <w:pStyle w:val="Heading3"/>
        <w:rPr/>
      </w:pPr>
      <w:bookmarkStart w:colFirst="0" w:colLast="0" w:name="_yjave18hfitf" w:id="9"/>
      <w:bookmarkEnd w:id="9"/>
      <w:r w:rsidDel="00000000" w:rsidR="00000000" w:rsidRPr="00000000">
        <w:rPr>
          <w:rtl w:val="0"/>
        </w:rPr>
        <w:t xml:space="preserve">Data Constraints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5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Comparison shapes (warm-up, early):</w:t>
      </w:r>
      <w:r w:rsidDel="00000000" w:rsidR="00000000" w:rsidRPr="00000000">
        <w:rPr>
          <w:shd w:fill="ffe599" w:val="clear"/>
          <w:rtl w:val="0"/>
        </w:rPr>
        <w:t xml:space="preserve"> 4 authored comparison sets, sequenced by difficulty. Each set shows 3 shapes (A, B, C). Sets are NOT randomly generated — the difficulty progression is pedagogically load-bearing. Starter Pack must follow the authored sequence: (1) triangles, (2) mixed polygons, (3) parallelograms/quadrilaterals, (4) rectangles with different proportions. Set 4 must be genuinely hard to compare visually — this creates the motivation for measurement tools.</w:t>
      </w:r>
      <w:r w:rsidDel="00000000" w:rsidR="00000000" w:rsidRPr="00000000">
        <w:rPr>
          <w:rtl w:val="0"/>
        </w:rPr>
      </w:r>
    </w:p>
    <w:p w:rsidR="00000000" w:rsidDel="00000000" w:rsidP="00000000" w:rsidRDefault="00000000" w:rsidRPr="00000000" w14:paraId="000000A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Tiling targets (mid, exit check):</w:t>
      </w:r>
      <w:r w:rsidDel="00000000" w:rsidR="00000000" w:rsidRPr="00000000">
        <w:rPr>
          <w:rtl w:val="0"/>
        </w:rPr>
        <w:t xml:space="preserve"> Rectangles only — must tile cleanly with unit squares</w:t>
      </w:r>
    </w:p>
    <w:p w:rsidR="00000000" w:rsidDel="00000000" w:rsidP="00000000" w:rsidRDefault="00000000" w:rsidRPr="00000000" w14:paraId="000000A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Tiling targets (late):</w:t>
      </w:r>
      <w:r w:rsidDel="00000000" w:rsidR="00000000" w:rsidRPr="00000000">
        <w:rPr>
          <w:rtl w:val="0"/>
        </w:rPr>
        <w:t xml:space="preserve"> Rectangles + rectilinear non-rectangles (L-shapes, T-shapes). All right angles, integer dimensions, clean tiling. No curves, no diagonals.</w:t>
      </w:r>
    </w:p>
    <w:p w:rsidR="00000000" w:rsidDel="00000000" w:rsidP="00000000" w:rsidRDefault="00000000" w:rsidRPr="00000000" w14:paraId="000000A2">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 range: 6–20 square units</w:t>
      </w:r>
    </w:p>
    <w:p w:rsidR="00000000" w:rsidDel="00000000" w:rsidP="00000000" w:rsidRDefault="00000000" w:rsidRPr="00000000" w14:paraId="000000A3">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shapes requiring partial tiles</w:t>
      </w:r>
      <w:r w:rsidDel="00000000" w:rsidR="00000000" w:rsidRPr="00000000">
        <w:rPr>
          <w:rtl w:val="0"/>
        </w:rPr>
      </w:r>
    </w:p>
    <w:p w:rsidR="00000000" w:rsidDel="00000000" w:rsidP="00000000" w:rsidRDefault="00000000" w:rsidRPr="00000000" w14:paraId="000000A4">
      <w:pPr>
        <w:pStyle w:val="Heading3"/>
        <w:rPr>
          <w:shd w:fill="a4c2f4" w:val="clear"/>
        </w:rPr>
      </w:pPr>
      <w:bookmarkStart w:colFirst="0" w:colLast="0" w:name="_n3p22lbkx4yd" w:id="10"/>
      <w:bookmarkEnd w:id="10"/>
      <w:r w:rsidDel="00000000" w:rsidR="00000000" w:rsidRPr="00000000">
        <w:rPr>
          <w:shd w:fill="a4c2f4" w:val="clear"/>
          <w:rtl w:val="0"/>
        </w:rPr>
        <w:t xml:space="preserve">SME Review Questions</w:t>
      </w:r>
    </w:p>
    <w:p w:rsidR="00000000" w:rsidDel="00000000" w:rsidP="00000000" w:rsidRDefault="00000000" w:rsidRPr="00000000" w14:paraId="000000A5">
      <w:pPr>
        <w:numPr>
          <w:ilvl w:val="0"/>
          <w:numId w:val="2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Combining informal comparison + formal measurement?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Appropriate pacing as a single module, confirmed by SME. No split needed.</w:t>
      </w:r>
    </w:p>
    <w:p w:rsidR="00000000" w:rsidDel="00000000" w:rsidP="00000000" w:rsidRDefault="00000000" w:rsidRPr="00000000" w14:paraId="000000A6">
      <w:pPr>
        <w:numPr>
          <w:ilvl w:val="0"/>
          <w:numId w:val="2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Pattern blocks?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Skip pattern blocks, go directly to unit square tiles. Confirmed by SME.</w:t>
      </w:r>
      <w:commentRangeStart w:id="17"/>
      <w:r w:rsidDel="00000000" w:rsidR="00000000" w:rsidRPr="00000000">
        <w:rPr>
          <w:rtl w:val="0"/>
        </w:rPr>
      </w:r>
    </w:p>
    <w:p w:rsidR="00000000" w:rsidDel="00000000" w:rsidP="00000000" w:rsidRDefault="00000000" w:rsidRPr="00000000" w14:paraId="000000A7">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End w:id="17"/>
      <w:r w:rsidDel="00000000" w:rsidR="00000000" w:rsidRPr="00000000">
        <w:commentReference w:id="17"/>
      </w:r>
      <w:r w:rsidDel="00000000" w:rsidR="00000000" w:rsidRPr="00000000">
        <w:rPr>
          <w:strike w:val="1"/>
          <w:shd w:fill="ffe599" w:val="clear"/>
          <w:rtl w:val="0"/>
        </w:rPr>
        <w:t xml:space="preserve">Counter scaffold?</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Counter removed. Students count tiles themselves — the counting is the learning, and manual counting creates the M3 motivation for structured counting</w:t>
      </w:r>
      <w:r w:rsidDel="00000000" w:rsidR="00000000" w:rsidRPr="00000000">
        <w:rPr>
          <w:rtl w:val="0"/>
        </w:rPr>
        <w:t xml:space="preserve">.</w:t>
      </w:r>
      <w:commentRangeStart w:id="18"/>
      <w:r w:rsidDel="00000000" w:rsidR="00000000" w:rsidRPr="00000000">
        <w:rPr>
          <w:rtl w:val="0"/>
        </w:rPr>
      </w:r>
    </w:p>
    <w:p w:rsidR="00000000" w:rsidDel="00000000" w:rsidP="00000000" w:rsidRDefault="00000000" w:rsidRPr="00000000" w14:paraId="000000A8">
      <w:pPr>
        <w:numPr>
          <w:ilvl w:val="0"/>
          <w:numId w:val="24"/>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End w:id="18"/>
      <w:r w:rsidDel="00000000" w:rsidR="00000000" w:rsidRPr="00000000">
        <w:commentReference w:id="18"/>
      </w:r>
      <w:r w:rsidDel="00000000" w:rsidR="00000000" w:rsidRPr="00000000">
        <w:rPr>
          <w:strike w:val="1"/>
          <w:shd w:fill="ffe599" w:val="clear"/>
          <w:rtl w:val="0"/>
        </w:rPr>
        <w:t xml:space="preserve">What shape complexity is appropriate for M1?</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Late activities include rectilinear non-rectangles (L/T shapes) for concrete tiling. Mid activities and exit checks remain rectangles only</w:t>
      </w:r>
      <w:commentRangeStart w:id="19"/>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sa6y40tpi686" w:id="11"/>
      <w:bookmarkEnd w:id="11"/>
      <w:r w:rsidDel="00000000" w:rsidR="00000000" w:rsidRPr="00000000">
        <w:rPr>
          <w:b w:val="1"/>
          <w:bCs w:val="1"/>
          <w:rtl w:val="0"/>
        </w:rPr>
        <w:t xml:space="preserve">MODULE 2:</w:t>
      </w:r>
      <w:r w:rsidDel="00000000" w:rsidR="00000000" w:rsidRPr="00000000">
        <w:rPr>
          <w:rtl w:val="0"/>
        </w:rPr>
        <w:t xml:space="preserve"> Tiling Rectangles — No Gaps, No Overlaps</w:t>
      </w:r>
    </w:p>
    <w:p w:rsidR="00000000" w:rsidDel="00000000" w:rsidP="00000000" w:rsidRDefault="00000000" w:rsidRPr="00000000" w14:paraId="000000AC">
      <w:pPr>
        <w:rPr/>
      </w:pPr>
      <w:r w:rsidDel="00000000" w:rsidR="00000000" w:rsidRPr="00000000">
        <w:rPr>
          <w:i w:val="1"/>
          <w:iCs w:val="1"/>
          <w:rtl w:val="0"/>
        </w:rPr>
        <w:t xml:space="preserve">OUR Lessons</w:t>
      </w:r>
      <w:r w:rsidDel="00000000" w:rsidR="00000000" w:rsidRPr="00000000">
        <w:rPr>
          <w:i w:val="1"/>
          <w:iCs w:val="1"/>
          <w:rtl w:val="0"/>
        </w:rPr>
        <w:t xml:space="preserve"> </w:t>
      </w:r>
      <w:r w:rsidDel="00000000" w:rsidR="00000000" w:rsidRPr="00000000">
        <w:rPr>
          <w:i w:val="1"/>
          <w:iCs w:val="1"/>
          <w:rtl w:val="0"/>
        </w:rPr>
        <w:t xml:space="preserve">3| Standard: 3.MD.C.6</w:t>
      </w:r>
      <w:r w:rsidDel="00000000" w:rsidR="00000000" w:rsidRPr="00000000">
        <w:rPr>
          <w:rtl w:val="0"/>
        </w:rPr>
      </w:r>
    </w:p>
    <w:p w:rsidR="00000000" w:rsidDel="00000000" w:rsidP="00000000" w:rsidRDefault="00000000" w:rsidRPr="00000000" w14:paraId="000000AD">
      <w:pPr>
        <w:pStyle w:val="Heading3"/>
        <w:rPr/>
      </w:pPr>
      <w:bookmarkStart w:colFirst="0" w:colLast="0" w:name="_sr0x5uuz4i9l" w:id="12"/>
      <w:bookmarkEnd w:id="12"/>
      <w:r w:rsidDel="00000000" w:rsidR="00000000" w:rsidRPr="00000000">
        <w:rPr>
          <w:rtl w:val="0"/>
        </w:rPr>
        <w:t xml:space="preserve">Learning Goal</w:t>
      </w:r>
    </w:p>
    <w:p w:rsidR="00000000" w:rsidDel="00000000" w:rsidP="00000000" w:rsidRDefault="00000000" w:rsidRPr="00000000" w14:paraId="000000AE">
      <w:pPr>
        <w:rPr/>
      </w:pPr>
      <w:r w:rsidDel="00000000" w:rsidR="00000000" w:rsidRPr="00000000">
        <w:rPr>
          <w:rtl w:val="0"/>
        </w:rPr>
        <w:t xml:space="preserve">Tile rectangles to find the area; recognize that unit squares must have no gaps or overlaps to accurately measure area.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 measurement requires COMPLETE coverage</w:t>
      </w:r>
    </w:p>
    <w:p w:rsidR="00000000" w:rsidDel="00000000" w:rsidP="00000000" w:rsidRDefault="00000000" w:rsidRPr="00000000" w14:paraId="000000B3">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Gaps = missing space = wrong count (too few)</w:t>
      </w:r>
    </w:p>
    <w:p w:rsidR="00000000" w:rsidDel="00000000" w:rsidP="00000000" w:rsidRDefault="00000000" w:rsidRPr="00000000" w14:paraId="000000B4">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Overlaps = counting space twice = wrong count (too many)</w:t>
      </w:r>
    </w:p>
    <w:p w:rsidR="00000000" w:rsidDel="00000000" w:rsidP="00000000" w:rsidRDefault="00000000" w:rsidRPr="00000000" w14:paraId="000000B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Proper tiling: edge-to-edge, no gaps, no overlaps</w:t>
      </w:r>
    </w:p>
    <w:p w:rsidR="00000000" w:rsidDel="00000000" w:rsidP="00000000" w:rsidRDefault="00000000" w:rsidRPr="00000000" w14:paraId="000000B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 focus (4 right angles, opposite sides equal)</w:t>
      </w:r>
      <w:r w:rsidDel="00000000" w:rsidR="00000000" w:rsidRPr="00000000">
        <w:rPr>
          <w:rtl w:val="0"/>
        </w:rPr>
      </w:r>
    </w:p>
    <w:p w:rsidR="00000000" w:rsidDel="00000000" w:rsidP="00000000" w:rsidRDefault="00000000" w:rsidRPr="00000000" w14:paraId="000000B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establishes the RULES for accurate measurement</w:t>
      </w:r>
      <w:r w:rsidDel="00000000" w:rsidR="00000000" w:rsidRPr="00000000">
        <w:rPr>
          <w:rtl w:val="0"/>
        </w:rPr>
      </w:r>
    </w:p>
    <w:p w:rsidR="00000000" w:rsidDel="00000000" w:rsidP="00000000" w:rsidRDefault="00000000" w:rsidRPr="00000000" w14:paraId="000000B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Still CONCRETE — manipulation with explicit rule-building</w:t>
      </w:r>
    </w:p>
    <w:p w:rsidR="00000000" w:rsidDel="00000000" w:rsidP="00000000" w:rsidRDefault="00000000" w:rsidRPr="00000000" w14:paraId="000000B9">
      <w:pPr>
        <w:pStyle w:val="Heading3"/>
        <w:rPr/>
      </w:pPr>
      <w:bookmarkStart w:colFirst="0" w:colLast="0" w:name="_q8jmovibr90j" w:id="13"/>
      <w:bookmarkEnd w:id="13"/>
      <w:r w:rsidDel="00000000" w:rsidR="00000000" w:rsidRPr="00000000">
        <w:rPr>
          <w:rtl w:val="0"/>
        </w:rPr>
        <w:t xml:space="preserve">Cognitive Focus</w:t>
      </w:r>
    </w:p>
    <w:p w:rsidR="00000000" w:rsidDel="00000000" w:rsidP="00000000" w:rsidRDefault="00000000" w:rsidRPr="00000000" w14:paraId="000000B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gaps/overlaps as errors</w:t>
      </w:r>
    </w:p>
    <w:p w:rsidR="00000000" w:rsidDel="00000000" w:rsidP="00000000" w:rsidRDefault="00000000" w:rsidRPr="00000000" w14:paraId="000000B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distinguishing correct from incorrect tilings</w:t>
      </w:r>
    </w:p>
    <w:p w:rsidR="00000000" w:rsidDel="00000000" w:rsidP="00000000" w:rsidRDefault="00000000" w:rsidRPr="00000000" w14:paraId="000000B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tiling shapes correctly</w:t>
      </w:r>
    </w:p>
    <w:p w:rsidR="00000000" w:rsidDel="00000000" w:rsidP="00000000" w:rsidRDefault="00000000" w:rsidRPr="00000000" w14:paraId="000000B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understanding WHY rules matter for measurement</w:t>
      </w:r>
    </w:p>
    <w:p w:rsidR="00000000" w:rsidDel="00000000" w:rsidP="00000000" w:rsidRDefault="00000000" w:rsidRPr="00000000" w14:paraId="000000BE">
      <w:pPr>
        <w:pStyle w:val="Heading3"/>
        <w:rPr/>
      </w:pPr>
      <w:bookmarkStart w:colFirst="0" w:colLast="0" w:name="_6303kb3zbsve" w:id="14"/>
      <w:bookmarkEnd w:id="14"/>
      <w:r w:rsidDel="00000000" w:rsidR="00000000" w:rsidRPr="00000000">
        <w:rPr>
          <w:rtl w:val="0"/>
        </w:rPr>
        <w:t xml:space="preserve">Misconceptions Targeted</w:t>
      </w:r>
    </w:p>
    <w:p w:rsidR="00000000" w:rsidDel="00000000" w:rsidP="00000000" w:rsidRDefault="00000000" w:rsidRPr="00000000" w14:paraId="000000BF">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Gaps/overlaps acceptable (PRIMARY)</w:t>
      </w:r>
      <w:r w:rsidDel="00000000" w:rsidR="00000000" w:rsidRPr="00000000">
        <w:rPr>
          <w:rtl w:val="0"/>
        </w:rPr>
        <w:t xml:space="preserve"> — Students must understand these produce wrong counts</w:t>
      </w:r>
    </w:p>
    <w:p w:rsidR="00000000" w:rsidDel="00000000" w:rsidP="00000000" w:rsidRDefault="00000000" w:rsidRPr="00000000" w14:paraId="000000C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Rectangle properties unclear (MODERATE)</w:t>
      </w:r>
      <w:r w:rsidDel="00000000" w:rsidR="00000000" w:rsidRPr="00000000">
        <w:rPr>
          <w:rtl w:val="0"/>
        </w:rPr>
        <w:t xml:space="preserve"> — Formalize rectangle definition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bookmarkStart w:colFirst="0" w:colLast="0" w:name="_f31p7nj7zzxf" w:id="15"/>
      <w:bookmarkEnd w:id="15"/>
      <w:r w:rsidDel="00000000" w:rsidR="00000000" w:rsidRPr="00000000">
        <w:rPr>
          <w:rtl w:val="0"/>
        </w:rPr>
        <w:t xml:space="preserve">What Students DO</w:t>
      </w:r>
    </w:p>
    <w:p w:rsidR="00000000" w:rsidDel="00000000" w:rsidP="00000000" w:rsidRDefault="00000000" w:rsidRPr="00000000" w14:paraId="000000C4">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(display) → Show rectangle with perfect tiling (edge-to-edge, complete)</w:t>
      </w:r>
    </w:p>
    <w:p w:rsidR="00000000" w:rsidDel="00000000" w:rsidP="00000000" w:rsidRDefault="00000000" w:rsidRPr="00000000" w14:paraId="000000C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observe and describe what they notice about how tiles fit</w:t>
      </w:r>
    </w:p>
    <w:p w:rsidR="00000000" w:rsidDel="00000000" w:rsidP="00000000" w:rsidRDefault="00000000" w:rsidRPr="00000000" w14:paraId="000000C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"good tiling" mental model before naming the rules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i w:val="1"/>
          <w:iCs w:val="1"/>
          <w:rtl w:val="0"/>
        </w:rPr>
        <w:t xml:space="preserve">Early activities (Understanding the problem — sequential error presentation):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(display) → Show rectangle tiled WITH GAPS (</w:t>
      </w:r>
      <w:r w:rsidDel="00000000" w:rsidR="00000000" w:rsidRPr="00000000">
        <w:rPr>
          <w:rtl w:val="0"/>
        </w:rPr>
        <w:t xml:space="preserve">some squares missing</w:t>
      </w:r>
      <w:r w:rsidDel="00000000" w:rsidR="00000000" w:rsidRPr="00000000">
        <w:rPr>
          <w:rtl w:val="0"/>
        </w:rPr>
        <w:t xml:space="preserve">)</w:t>
      </w:r>
    </w:p>
    <w:p w:rsidR="00000000" w:rsidDel="00000000" w:rsidP="00000000" w:rsidRDefault="00000000" w:rsidRPr="00000000" w14:paraId="000000CF">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identify the problem, count tiles, then count empty spaces</w:t>
      </w:r>
    </w:p>
    <w:p w:rsidR="00000000" w:rsidDel="00000000" w:rsidP="00000000" w:rsidRDefault="00000000" w:rsidRPr="00000000" w14:paraId="000000D0">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"The REAL area is 12, but we only counted 10. Gaps give us the WRONG answer — too few."</w:t>
      </w:r>
    </w:p>
    <w:p w:rsidR="00000000" w:rsidDel="00000000" w:rsidP="00000000" w:rsidRDefault="00000000" w:rsidRPr="00000000" w14:paraId="000000D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(display) → Show rectangle tiled WITH OVERLAPS (stacked tiles)</w:t>
      </w:r>
    </w:p>
    <w:p w:rsidR="00000000" w:rsidDel="00000000" w:rsidP="00000000" w:rsidRDefault="00000000" w:rsidRPr="00000000" w14:paraId="000000D2">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identify the problem, count tiles including doubles</w:t>
      </w:r>
    </w:p>
    <w:p w:rsidR="00000000" w:rsidDel="00000000" w:rsidP="00000000" w:rsidRDefault="00000000" w:rsidRPr="00000000" w14:paraId="000000D3">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"The REAL area is 12, but we counted 14. Overlaps give us the WRONG answer — too many."</w:t>
      </w:r>
    </w:p>
    <w:p w:rsidR="00000000" w:rsidDel="00000000" w:rsidP="00000000" w:rsidRDefault="00000000" w:rsidRPr="00000000" w14:paraId="000000D4">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(display) → Show CORRECT tiling → students confirm: no gaps, no overlaps, correct count</w:t>
      </w:r>
    </w:p>
    <w:p w:rsidR="00000000" w:rsidDel="00000000" w:rsidP="00000000" w:rsidRDefault="00000000" w:rsidRPr="00000000" w14:paraId="000000D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formalized: gaps, overlaps, proper tiling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rtl w:val="0"/>
        </w:rPr>
        <w:t xml:space="preserve">Mid activities (Practicing the rules):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Square Tiles</w:t>
      </w:r>
      <w:r w:rsidDel="00000000" w:rsidR="00000000" w:rsidRPr="00000000">
        <w:rPr>
          <w:rtl w:val="0"/>
        </w:rPr>
        <w:t xml:space="preserve"> (draggable, snap-to-grid) + </w:t>
      </w:r>
      <w:r w:rsidDel="00000000" w:rsidR="00000000" w:rsidRPr="00000000">
        <w:rPr>
          <w:b w:val="1"/>
          <w:bCs w:val="1"/>
          <w:rtl w:val="0"/>
        </w:rPr>
        <w:t xml:space="preserve">Grid Rectangles</w:t>
      </w:r>
      <w:r w:rsidDel="00000000" w:rsidR="00000000" w:rsidRPr="00000000">
        <w:rPr>
          <w:rtl w:val="0"/>
        </w:rPr>
        <w:t xml:space="preserve"> (target area)</w:t>
      </w:r>
    </w:p>
    <w:p w:rsidR="00000000" w:rsidDel="00000000" w:rsidP="00000000" w:rsidRDefault="00000000" w:rsidRPr="00000000" w14:paraId="000000D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tile rectangles with explicit rule reminders</w:t>
      </w:r>
    </w:p>
    <w:p w:rsidR="00000000" w:rsidDel="00000000" w:rsidP="00000000" w:rsidRDefault="00000000" w:rsidRPr="00000000" w14:paraId="000000DB">
      <w:pPr>
        <w:numPr>
          <w:ilvl w:val="0"/>
          <w:numId w:val="38"/>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Snap-to-grid feature prevents accidental gaps; overlap detection highlights stacking</w:t>
      </w:r>
    </w:p>
    <w:p w:rsidR="00000000" w:rsidDel="00000000" w:rsidP="00000000" w:rsidRDefault="00000000" w:rsidRPr="00000000" w14:paraId="000000DC">
      <w:pPr>
        <w:numPr>
          <w:ilvl w:val="0"/>
          <w:numId w:val="38"/>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Scaffolded feedback: immediate feedback on gaps/overlaps → feedback on submit only → self-check before submit</w:t>
      </w:r>
    </w:p>
    <w:p w:rsidR="00000000" w:rsidDel="00000000" w:rsidP="00000000" w:rsidRDefault="00000000" w:rsidRPr="00000000" w14:paraId="000000DD">
      <w:pPr>
        <w:numPr>
          <w:ilvl w:val="0"/>
          <w:numId w:val="3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Quarter-tile snap allows semi-freeform placement — students must apply gap/overlap rules with genuine precision, but motor demands stay age-appropriate</w:t>
      </w:r>
    </w:p>
    <w:p w:rsidR="00000000" w:rsidDel="00000000" w:rsidP="00000000" w:rsidRDefault="00000000" w:rsidRPr="00000000" w14:paraId="000000DE">
      <w:pPr>
        <w:numPr>
          <w:ilvl w:val="0"/>
          <w:numId w:val="3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Overlap detection: immediate visual feedback (tile color change) + audio cue on overlap, with opportunity to correct before continuing. Always active during tiling.</w:t>
      </w:r>
    </w:p>
    <w:p w:rsidR="00000000" w:rsidDel="00000000" w:rsidP="00000000" w:rsidRDefault="00000000" w:rsidRPr="00000000" w14:paraId="000000DF">
      <w:pPr>
        <w:numPr>
          <w:ilvl w:val="0"/>
          <w:numId w:val="3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Scaffolded feedback on COMPLETION (area count accuracy): immediate → submit-only → self-check before submit</w:t>
      </w:r>
    </w:p>
    <w:p w:rsidR="00000000" w:rsidDel="00000000" w:rsidP="00000000" w:rsidRDefault="00000000" w:rsidRPr="00000000" w14:paraId="000000E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models self-check routine first, then prompts students to self-check</w:t>
      </w:r>
    </w:p>
    <w:p w:rsidR="00000000" w:rsidDel="00000000" w:rsidP="00000000" w:rsidRDefault="00000000" w:rsidRPr="00000000" w14:paraId="000000E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Rectangles: 3×4, 2×5, 4×4 (simple dimensions)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i w:val="1"/>
          <w:iCs w:val="1"/>
          <w:rtl w:val="0"/>
        </w:rPr>
        <w:t xml:space="preserve">Late activities (Independence with validation):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Square Tiles</w:t>
      </w:r>
      <w:r w:rsidDel="00000000" w:rsidR="00000000" w:rsidRPr="00000000">
        <w:rPr>
          <w:rtl w:val="0"/>
        </w:rPr>
        <w:t xml:space="preserve"> + </w:t>
      </w:r>
      <w:r w:rsidDel="00000000" w:rsidR="00000000" w:rsidRPr="00000000">
        <w:rPr>
          <w:b w:val="1"/>
          <w:bCs w:val="1"/>
          <w:rtl w:val="0"/>
        </w:rPr>
        <w:t xml:space="preserve">Grid Rectangles</w:t>
      </w:r>
      <w:r w:rsidDel="00000000" w:rsidR="00000000" w:rsidRPr="00000000">
        <w:rPr>
          <w:rtl w:val="0"/>
        </w:rPr>
      </w:r>
    </w:p>
    <w:p w:rsidR="00000000" w:rsidDel="00000000" w:rsidP="00000000" w:rsidRDefault="00000000" w:rsidRPr="00000000" w14:paraId="000000E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tiles 4-5 rectangles with decreasing support</w:t>
      </w:r>
    </w:p>
    <w:p w:rsidR="00000000" w:rsidDel="00000000" w:rsidP="00000000" w:rsidRDefault="00000000" w:rsidRPr="00000000" w14:paraId="000000E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Self-check prompt: "Before you submit, check: Any gaps? Any overlaps?"</w:t>
      </w:r>
    </w:p>
    <w:p w:rsidR="00000000" w:rsidDel="00000000" w:rsidP="00000000" w:rsidRDefault="00000000" w:rsidRPr="00000000" w14:paraId="000000E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Scaffolding fades: immediate feedback → submit-only feedback → no feedback until exit check</w:t>
      </w:r>
    </w:p>
    <w:p w:rsidR="00000000" w:rsidDel="00000000" w:rsidP="00000000" w:rsidRDefault="00000000" w:rsidRPr="00000000" w14:paraId="000000E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Varied rectangle orientations (horizontal and vertical)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 Square Tiles</w:t>
      </w:r>
      <w:r w:rsidDel="00000000" w:rsidR="00000000" w:rsidRPr="00000000">
        <w:rPr>
          <w:rtl w:val="0"/>
        </w:rPr>
        <w:t xml:space="preserve"> + </w:t>
      </w:r>
      <w:r w:rsidDel="00000000" w:rsidR="00000000" w:rsidRPr="00000000">
        <w:rPr>
          <w:b w:val="1"/>
          <w:bCs w:val="1"/>
          <w:rtl w:val="0"/>
        </w:rPr>
        <w:t xml:space="preserve">Grid Rectangles</w:t>
      </w:r>
      <w:r w:rsidDel="00000000" w:rsidR="00000000" w:rsidRPr="00000000">
        <w:rPr>
          <w:rtl w:val="0"/>
        </w:rPr>
      </w:r>
    </w:p>
    <w:p w:rsidR="00000000" w:rsidDel="00000000" w:rsidP="00000000" w:rsidRDefault="00000000" w:rsidRPr="00000000" w14:paraId="000000E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0EF">
      <w:pPr>
        <w:numPr>
          <w:ilvl w:val="1"/>
          <w:numId w:val="1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Tile a rectangle, state area</w:t>
      </w:r>
    </w:p>
    <w:p w:rsidR="00000000" w:rsidDel="00000000" w:rsidP="00000000" w:rsidRDefault="00000000" w:rsidRPr="00000000" w14:paraId="000000F0">
      <w:pPr>
        <w:numPr>
          <w:ilvl w:val="1"/>
          <w:numId w:val="1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error type in pre-made tiling (gap or overlap?)</w:t>
      </w:r>
    </w:p>
    <w:p w:rsidR="00000000" w:rsidDel="00000000" w:rsidP="00000000" w:rsidRDefault="00000000" w:rsidRPr="00000000" w14:paraId="000000F1">
      <w:pPr>
        <w:numPr>
          <w:ilvl w:val="1"/>
          <w:numId w:val="1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Tile a rectangle, state area</w:t>
      </w:r>
    </w:p>
    <w:p w:rsidR="00000000" w:rsidDel="00000000" w:rsidP="00000000" w:rsidRDefault="00000000" w:rsidRPr="00000000" w14:paraId="000000F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gap-free/overlap-free tiling + error identification in others' work</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rectangles to tile (within 25 square units)</w:t>
      </w:r>
    </w:p>
    <w:p w:rsidR="00000000" w:rsidDel="00000000" w:rsidP="00000000" w:rsidRDefault="00000000" w:rsidRPr="00000000" w14:paraId="000000F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some tile-from-scratch, </w:t>
      </w:r>
      <w:r w:rsidDel="00000000" w:rsidR="00000000" w:rsidRPr="00000000">
        <w:rPr>
          <w:rtl w:val="0"/>
        </w:rPr>
        <w:t xml:space="preserve">some identify/fix errors in pre-made tilings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Rule consolidation: "No gaps and no overlaps" — WHY these rules matter (wrong counts)</w:t>
      </w:r>
    </w:p>
    <w:p w:rsidR="00000000" w:rsidDel="00000000" w:rsidP="00000000" w:rsidRDefault="00000000" w:rsidRPr="00000000" w14:paraId="000000FC">
      <w:pPr>
        <w:numPr>
          <w:ilvl w:val="0"/>
          <w:numId w:val="1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Rectangle vocabulary reinforced (prior knowledge from Grade 2): 4 sides, 4 right angles, opposite sides equal and parallel. Not new teaching — activation of existing knowledge.</w:t>
      </w:r>
    </w:p>
    <w:p w:rsidR="00000000" w:rsidDel="00000000" w:rsidP="00000000" w:rsidRDefault="00000000" w:rsidRPr="00000000" w14:paraId="000000F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M3: display a correctly tiled 3×4 rectangle. "You can tile perfectly now! But counting every square takes time. Is there a FASTER way?" Briefly highlight one row as a teaser.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xis46bnp0y2w" w:id="16"/>
      <w:bookmarkEnd w:id="16"/>
      <w:r w:rsidDel="00000000" w:rsidR="00000000" w:rsidRPr="00000000">
        <w:rPr>
          <w:rtl w:val="0"/>
        </w:rPr>
        <w:t xml:space="preserve">Scaffolding Progression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Feedback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Motor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Display only (errors shown to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Guide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N/A (viewing)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Overlap: always-on immediate (visual + audio). Completion: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Guide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Quarter-tile snap + overlap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Overlap: always-on immediate. Completion: delayed (submit-only →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Student-initiated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Quarter-tile snap + overlap detection</w:t>
            </w:r>
          </w:p>
        </w:tc>
      </w:tr>
    </w:tbl>
    <w:p w:rsidR="00000000" w:rsidDel="00000000" w:rsidP="00000000" w:rsidRDefault="00000000" w:rsidRPr="00000000" w14:paraId="00000111">
      <w:pPr>
        <w:pStyle w:val="Heading3"/>
        <w:rPr/>
      </w:pPr>
      <w:bookmarkStart w:colFirst="0" w:colLast="0" w:name="_hv33j9n3tt8y" w:id="17"/>
      <w:bookmarkEnd w:id="17"/>
      <w:r w:rsidDel="00000000" w:rsidR="00000000" w:rsidRPr="00000000">
        <w:rPr>
          <w:rtl w:val="0"/>
        </w:rPr>
        <w:t xml:space="preserve">Tool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Display + target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Display (Early); target for tiling (Mid/Late)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Shows shape to 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Unit Square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shd w:fill="ffe599" w:val="clear"/>
              </w:rPr>
            </w:pPr>
            <w:r w:rsidDel="00000000" w:rsidR="00000000" w:rsidRPr="00000000">
              <w:rPr>
                <w:shd w:fill="ffe599" w:val="clear"/>
                <w:rtl w:val="0"/>
              </w:rPr>
              <w:t xml:space="preserve">Draggable, quarter-tile snap (half linear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Drag-to-place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shd w:fill="ffe599" w:val="clear"/>
              </w:rPr>
            </w:pPr>
            <w:r w:rsidDel="00000000" w:rsidR="00000000" w:rsidRPr="00000000">
              <w:rPr>
                <w:rtl w:val="0"/>
              </w:rPr>
              <w:t xml:space="preserve"> </w:t>
            </w:r>
            <w:r w:rsidDel="00000000" w:rsidR="00000000" w:rsidRPr="00000000">
              <w:rPr>
                <w:shd w:fill="ffe599" w:val="clear"/>
                <w:rtl w:val="0"/>
              </w:rPr>
              <w:t xml:space="preserve">Semi-freeform: students must place precisely but can't be wildly off. Requires genuine application of gap/overlap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shd w:fill="ffe599" w:val="clear"/>
              </w:rPr>
            </w:pPr>
            <w:r w:rsidDel="00000000" w:rsidR="00000000" w:rsidRPr="00000000">
              <w:rPr>
                <w:shd w:fill="ffe599" w:val="clear"/>
                <w:rtl w:val="0"/>
              </w:rPr>
              <w:t xml:space="preserve">Overlap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shd w:fill="ffe599" w:val="clear"/>
              </w:rPr>
            </w:pPr>
            <w:r w:rsidDel="00000000" w:rsidR="00000000" w:rsidRPr="00000000">
              <w:rPr>
                <w:shd w:fill="ffe599" w:val="clear"/>
                <w:rtl w:val="0"/>
              </w:rPr>
              <w:t xml:space="preserve">Immediate visual feedback (color change) + audio 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shd w:fill="ffe599" w:val="clear"/>
              </w:rPr>
            </w:pPr>
            <w:r w:rsidDel="00000000" w:rsidR="00000000" w:rsidRPr="00000000">
              <w:rPr>
                <w:shd w:fill="ffe599" w:val="clear"/>
                <w:rtl w:val="0"/>
              </w:rPr>
              <w:t xml:space="preserve">Automatic, always-on during tiling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shd w:fill="ffe599" w:val="clear"/>
              </w:rPr>
            </w:pPr>
            <w:r w:rsidDel="00000000" w:rsidR="00000000" w:rsidRPr="00000000">
              <w:rPr>
                <w:shd w:fill="ffe599" w:val="clear"/>
                <w:rtl w:val="0"/>
              </w:rPr>
              <w:t xml:space="preserve">Triggers on overlap; student corrects tile position before continuing. Stays active — no fade within 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strike w:val="1"/>
              </w:rPr>
            </w:pPr>
            <w:commentRangeStart w:id="20"/>
            <w:commentRangeStart w:id="21"/>
            <w:r w:rsidDel="00000000" w:rsidR="00000000" w:rsidRPr="00000000">
              <w:rPr>
                <w:strike w:val="1"/>
                <w:rtl w:val="0"/>
              </w:rPr>
              <w:t xml:space="preserve">Counter</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strike w:val="1"/>
              </w:rPr>
            </w:pPr>
            <w:r w:rsidDel="00000000" w:rsidR="00000000" w:rsidRPr="00000000">
              <w:rPr>
                <w:strike w:val="1"/>
                <w:rtl w:val="0"/>
              </w:rPr>
              <w:t xml:space="preserve">Running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strike w:val="1"/>
              </w:rPr>
            </w:pPr>
            <w:r w:rsidDel="00000000" w:rsidR="00000000" w:rsidRPr="00000000">
              <w:rPr>
                <w:strike w:val="1"/>
                <w:rtl w:val="0"/>
              </w:rPr>
              <w:t xml:space="preserve">Auto-updates on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strike w:val="1"/>
              </w:rPr>
            </w:pPr>
            <w:r w:rsidDel="00000000" w:rsidR="00000000" w:rsidRPr="00000000">
              <w:rPr>
                <w:strike w:val="1"/>
                <w:rtl w:val="0"/>
              </w:rPr>
              <w:t xml:space="preserve">Scaffold for counting</w:t>
            </w:r>
          </w:p>
        </w:tc>
      </w:tr>
    </w:tbl>
    <w:p w:rsidR="00000000" w:rsidDel="00000000" w:rsidP="00000000" w:rsidRDefault="00000000" w:rsidRPr="00000000" w14:paraId="00000126">
      <w:pPr>
        <w:pStyle w:val="Heading3"/>
        <w:rPr/>
      </w:pPr>
      <w:bookmarkStart w:colFirst="0" w:colLast="0" w:name="_bjud0vu69fh4" w:id="18"/>
      <w:bookmarkEnd w:id="18"/>
      <w:r w:rsidDel="00000000" w:rsidR="00000000" w:rsidRPr="00000000">
        <w:rPr>
          <w:rtl w:val="0"/>
        </w:rPr>
        <w:t xml:space="preserve">Data Constraints</w:t>
      </w:r>
    </w:p>
    <w:p w:rsidR="00000000" w:rsidDel="00000000" w:rsidP="00000000" w:rsidRDefault="00000000" w:rsidRPr="00000000" w14:paraId="0000012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Rectangles: dimensions 2–6 on each side</w:t>
      </w:r>
    </w:p>
    <w:p w:rsidR="00000000" w:rsidDel="00000000" w:rsidP="00000000" w:rsidRDefault="00000000" w:rsidRPr="00000000" w14:paraId="0000012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Areas: 6–25 square units</w:t>
      </w:r>
    </w:p>
    <w:p w:rsidR="00000000" w:rsidDel="00000000" w:rsidP="00000000" w:rsidRDefault="00000000" w:rsidRPr="00000000" w14:paraId="00000129">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horizontal and vertical orientations</w:t>
      </w:r>
    </w:p>
    <w:p w:rsidR="00000000" w:rsidDel="00000000" w:rsidP="00000000" w:rsidRDefault="00000000" w:rsidRPr="00000000" w14:paraId="0000012A">
      <w:pPr>
        <w:pStyle w:val="Heading3"/>
        <w:rPr>
          <w:shd w:fill="a4c2f4" w:val="clear"/>
        </w:rPr>
      </w:pPr>
      <w:bookmarkStart w:colFirst="0" w:colLast="0" w:name="_xed18pp5sgle" w:id="19"/>
      <w:bookmarkEnd w:id="19"/>
      <w:r w:rsidDel="00000000" w:rsidR="00000000" w:rsidRPr="00000000">
        <w:rPr>
          <w:shd w:fill="a4c2f4" w:val="clear"/>
          <w:rtl w:val="0"/>
        </w:rPr>
        <w:t xml:space="preserve">SME Review Questions</w:t>
      </w:r>
    </w:p>
    <w:p w:rsidR="00000000" w:rsidDel="00000000" w:rsidP="00000000" w:rsidRDefault="00000000" w:rsidRPr="00000000" w14:paraId="0000012B">
      <w:pPr>
        <w:numPr>
          <w:ilvl w:val="0"/>
          <w:numId w:val="8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Snap-to-grid precision?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Quarter-tile snap (half linear measure). Semi-freeform — students must place precisely but motor demands stay age-appropriate. Full snap removed because it prevented students from experiencing gap/overlap errors.</w:t>
      </w:r>
      <w:commentRangeStart w:id="22"/>
      <w:r w:rsidDel="00000000" w:rsidR="00000000" w:rsidRPr="00000000">
        <w:rPr>
          <w:shd w:fill="ffe599" w:val="clear"/>
          <w:rtl w:val="0"/>
        </w:rPr>
        <w:t xml:space="preserve">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2C">
      <w:pPr>
        <w:numPr>
          <w:ilvl w:val="0"/>
          <w:numId w:val="8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Overlap detection automatic vs. self-identify?</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Automatic, always-on. Immediate visual (color change) + audio cue with opportunity to correct. No fade — overlap feedback stays active during all tiling interactions.</w:t>
      </w:r>
      <w:commentRangeStart w:id="23"/>
      <w:r w:rsidDel="00000000" w:rsidR="00000000" w:rsidRPr="00000000">
        <w:rPr>
          <w:shd w:fill="ffe599" w:val="clear"/>
          <w:rtl w:val="0"/>
        </w:rPr>
        <w:t xml:space="preserve">   </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D">
      <w:pPr>
        <w:numPr>
          <w:ilvl w:val="0"/>
          <w:numId w:val="83"/>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Start w:id="24"/>
      <w:commentRangeStart w:id="25"/>
      <w:r w:rsidDel="00000000" w:rsidR="00000000" w:rsidRPr="00000000">
        <w:rPr>
          <w:shd w:fill="ffe599" w:val="clear"/>
          <w:rtl w:val="0"/>
        </w:rPr>
        <w:t xml:space="preserve">  </w:t>
      </w:r>
      <w:commentRangeEnd w:id="24"/>
      <w:r w:rsidDel="00000000" w:rsidR="00000000" w:rsidRPr="00000000">
        <w:commentReference w:id="24"/>
      </w:r>
      <w:commentRangeEnd w:id="25"/>
      <w:r w:rsidDel="00000000" w:rsidR="00000000" w:rsidRPr="00000000">
        <w:commentReference w:id="25"/>
      </w:r>
      <w:r w:rsidDel="00000000" w:rsidR="00000000" w:rsidRPr="00000000">
        <w:rPr>
          <w:strike w:val="1"/>
          <w:shd w:fill="ffe599" w:val="clear"/>
          <w:rtl w:val="0"/>
        </w:rPr>
        <w:t xml:space="preserve">Sequential vs. simultaneous error presentation?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Keep sequential (Gaps → Overlaps → Correct). Gaps and overlaps are different errors with opposite numerical effects (too few vs. too many). Sequential presentation lets each concept land before introducing the next, reducing cognitive load. The ~60-90 second pacing cost is justified for the foundational rule of all area measurement.</w:t>
      </w:r>
    </w:p>
    <w:p w:rsidR="00000000" w:rsidDel="00000000" w:rsidP="00000000" w:rsidRDefault="00000000" w:rsidRPr="00000000" w14:paraId="0000012E">
      <w:pPr>
        <w:numPr>
          <w:ilvl w:val="0"/>
          <w:numId w:val="8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(Gaps → Overlaps → Correct) — better than simultaneous, or does it slow pacing?</w:t>
      </w:r>
    </w:p>
    <w:p w:rsidR="00000000" w:rsidDel="00000000" w:rsidP="00000000" w:rsidRDefault="00000000" w:rsidRPr="00000000" w14:paraId="0000012F">
      <w:pPr>
        <w:numPr>
          <w:ilvl w:val="0"/>
          <w:numId w:val="83"/>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Start w:id="26"/>
      <w:r w:rsidDel="00000000" w:rsidR="00000000" w:rsidRPr="00000000">
        <w:rPr>
          <w:shd w:fill="ffe599" w:val="clear"/>
          <w:rtl w:val="0"/>
        </w:rPr>
        <w:t xml:space="preserve"> </w:t>
      </w:r>
      <w:commentRangeEnd w:id="26"/>
      <w:r w:rsidDel="00000000" w:rsidR="00000000" w:rsidRPr="00000000">
        <w:commentReference w:id="26"/>
      </w:r>
      <w:r w:rsidDel="00000000" w:rsidR="00000000" w:rsidRPr="00000000">
        <w:rPr>
          <w:strike w:val="1"/>
          <w:shd w:fill="ffe599" w:val="clear"/>
          <w:rtl w:val="0"/>
        </w:rPr>
        <w:t xml:space="preserve">Rectangle definition?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Students define rectangles as "polygon with 4 sides and 4 right angles" from Grade 2 (Bluebonnet/TEKS alignment). They also know attributes: opposite sides are equal and parallel. This is prior knowledge to activate, not new content to teach.</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oe5c23hyx4l5" w:id="20"/>
      <w:bookmarkEnd w:id="20"/>
      <w:r w:rsidDel="00000000" w:rsidR="00000000" w:rsidRPr="00000000">
        <w:rPr>
          <w:b w:val="1"/>
          <w:bCs w:val="1"/>
          <w:rtl w:val="0"/>
        </w:rPr>
        <w:t xml:space="preserve">MODULE 3:</w:t>
      </w:r>
      <w:r w:rsidDel="00000000" w:rsidR="00000000" w:rsidRPr="00000000">
        <w:rPr>
          <w:rtl w:val="0"/>
        </w:rPr>
        <w:t xml:space="preserve"> Rows and Columns Structure</w:t>
      </w:r>
    </w:p>
    <w:p w:rsidR="00000000" w:rsidDel="00000000" w:rsidP="00000000" w:rsidRDefault="00000000" w:rsidRPr="00000000" w14:paraId="00000133">
      <w:pPr>
        <w:rPr/>
      </w:pPr>
      <w:r w:rsidDel="00000000" w:rsidR="00000000" w:rsidRPr="00000000">
        <w:rPr>
          <w:i w:val="1"/>
          <w:iCs w:val="1"/>
          <w:rtl w:val="0"/>
        </w:rPr>
        <w:t xml:space="preserve">OUR Lesson 4 | Standard: 3.MD.C.6</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CRITICAL MODULE</w:t>
      </w:r>
      <w:r w:rsidDel="00000000" w:rsidR="00000000" w:rsidRPr="00000000">
        <w:rPr>
          <w:rtl w:val="0"/>
        </w:rPr>
        <w:t xml:space="preserve"> — Research shows only 31% of 3rd graders master spatial structuring (seeing row-by-column organization) without explicit instruction. Students often plateau at the "Initial Composite Structurer" level for extended periods. This module must provide sufficient time and scaffolding.</w:t>
      </w:r>
    </w:p>
    <w:p w:rsidR="00000000" w:rsidDel="00000000" w:rsidP="00000000" w:rsidRDefault="00000000" w:rsidRPr="00000000" w14:paraId="00000136">
      <w:pPr>
        <w:pStyle w:val="Heading3"/>
        <w:rPr/>
      </w:pPr>
      <w:bookmarkStart w:colFirst="0" w:colLast="0" w:name="_o06bk6lfff8c" w:id="21"/>
      <w:bookmarkEnd w:id="21"/>
      <w:r w:rsidDel="00000000" w:rsidR="00000000" w:rsidRPr="00000000">
        <w:rPr>
          <w:rtl w:val="0"/>
        </w:rPr>
        <w:t xml:space="preserve">Learning Goal</w:t>
      </w:r>
    </w:p>
    <w:p w:rsidR="00000000" w:rsidDel="00000000" w:rsidP="00000000" w:rsidRDefault="00000000" w:rsidRPr="00000000" w14:paraId="00000137">
      <w:pPr>
        <w:rPr/>
      </w:pPr>
      <w:r w:rsidDel="00000000" w:rsidR="00000000" w:rsidRPr="00000000">
        <w:rPr>
          <w:rtl w:val="0"/>
        </w:rPr>
        <w:t xml:space="preserve">Identify rows and columns in tiled rectangles; use row and column structure to count area more efficiently (skip-counting); understand that a rectangle's area can be found by counting equal rows or equal columns.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Tiles in a rectangle naturally form ROWS (horizontal) and COLUMNS (vertical)</w:t>
      </w:r>
    </w:p>
    <w:p w:rsidR="00000000" w:rsidDel="00000000" w:rsidP="00000000" w:rsidRDefault="00000000" w:rsidRPr="00000000" w14:paraId="0000013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row has the SAME number of tiles; every column has the SAME number</w:t>
      </w:r>
    </w:p>
    <w:p w:rsidR="00000000" w:rsidDel="00000000" w:rsidP="00000000" w:rsidRDefault="00000000" w:rsidRPr="00000000" w14:paraId="0000013D">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can skip-count by rows instead of counting every tile</w:t>
      </w:r>
    </w:p>
    <w:p w:rsidR="00000000" w:rsidDel="00000000" w:rsidP="00000000" w:rsidRDefault="00000000" w:rsidRPr="00000000" w14:paraId="0000013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Skip-counting by columns gives the SAME answer</w:t>
      </w:r>
    </w:p>
    <w:p w:rsidR="00000000" w:rsidDel="00000000" w:rsidP="00000000" w:rsidRDefault="00000000" w:rsidRPr="00000000" w14:paraId="0000013F">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many rows? How many in each row?" is the key question</w:t>
      </w:r>
    </w:p>
    <w:p w:rsidR="00000000" w:rsidDel="00000000" w:rsidP="00000000" w:rsidRDefault="00000000" w:rsidRPr="00000000" w14:paraId="00000140">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is the BRIDGE from counting to multiplying</w:t>
      </w:r>
      <w:r w:rsidDel="00000000" w:rsidR="00000000" w:rsidRPr="00000000">
        <w:rPr>
          <w:rtl w:val="0"/>
        </w:rPr>
      </w:r>
    </w:p>
    <w:p w:rsidR="00000000" w:rsidDel="00000000" w:rsidP="00000000" w:rsidRDefault="00000000" w:rsidRPr="00000000" w14:paraId="00000141">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CONCRETE → REPRESENTATIONAL transition (structured seeing)</w:t>
      </w:r>
    </w:p>
    <w:p w:rsidR="00000000" w:rsidDel="00000000" w:rsidP="00000000" w:rsidRDefault="00000000" w:rsidRPr="00000000" w14:paraId="00000142">
      <w:pPr>
        <w:pStyle w:val="Heading3"/>
        <w:rPr/>
      </w:pPr>
      <w:bookmarkStart w:colFirst="0" w:colLast="0" w:name="_petxlrx72hf3" w:id="22"/>
      <w:bookmarkEnd w:id="22"/>
      <w:r w:rsidDel="00000000" w:rsidR="00000000" w:rsidRPr="00000000">
        <w:rPr>
          <w:rtl w:val="0"/>
        </w:rPr>
        <w:t xml:space="preserve">Cognitive Focus</w:t>
      </w:r>
    </w:p>
    <w:p w:rsidR="00000000" w:rsidDel="00000000" w:rsidP="00000000" w:rsidRDefault="00000000" w:rsidRPr="00000000" w14:paraId="0000014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seeing structure in arrays</w:t>
      </w:r>
    </w:p>
    <w:p w:rsidR="00000000" w:rsidDel="00000000" w:rsidP="00000000" w:rsidRDefault="00000000" w:rsidRPr="00000000" w14:paraId="0000014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one-by-one vs. structured counting</w:t>
      </w:r>
    </w:p>
    <w:p w:rsidR="00000000" w:rsidDel="00000000" w:rsidP="00000000" w:rsidRDefault="00000000" w:rsidRPr="00000000" w14:paraId="0000014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spatial structure to number patterns</w:t>
      </w:r>
    </w:p>
    <w:p w:rsidR="00000000" w:rsidDel="00000000" w:rsidP="00000000" w:rsidRDefault="00000000" w:rsidRPr="00000000" w14:paraId="0000014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structure to count efficiently</w:t>
      </w:r>
    </w:p>
    <w:p w:rsidR="00000000" w:rsidDel="00000000" w:rsidP="00000000" w:rsidRDefault="00000000" w:rsidRPr="00000000" w14:paraId="00000147">
      <w:pPr>
        <w:pStyle w:val="Heading3"/>
        <w:rPr/>
      </w:pPr>
      <w:bookmarkStart w:colFirst="0" w:colLast="0" w:name="_piv5y75mmiuz" w:id="23"/>
      <w:bookmarkEnd w:id="23"/>
      <w:r w:rsidDel="00000000" w:rsidR="00000000" w:rsidRPr="00000000">
        <w:rPr>
          <w:rtl w:val="0"/>
        </w:rPr>
        <w:t xml:space="preserve">Misconceptions Targeted</w:t>
      </w:r>
    </w:p>
    <w:p w:rsidR="00000000" w:rsidDel="00000000" w:rsidP="00000000" w:rsidRDefault="00000000" w:rsidRPr="00000000" w14:paraId="0000014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M2: Counting one-by-one (PRIMARY)</w:t>
      </w:r>
      <w:r w:rsidDel="00000000" w:rsidR="00000000" w:rsidRPr="00000000">
        <w:rPr>
          <w:rtl w:val="0"/>
        </w:rPr>
        <w:t xml:space="preserve"> — Students must shift from counting every square to using row/column structure</w:t>
      </w:r>
    </w:p>
    <w:p w:rsidR="00000000" w:rsidDel="00000000" w:rsidP="00000000" w:rsidRDefault="00000000" w:rsidRPr="00000000" w14:paraId="00000149">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M9: Array structure not seen (MODERATE)</w:t>
      </w:r>
      <w:r w:rsidDel="00000000" w:rsidR="00000000" w:rsidRPr="00000000">
        <w:rPr>
          <w:rtl w:val="0"/>
        </w:rPr>
        <w:t xml:space="preserve"> — Students who don't perceive rows/columns need explicit highlighting and extended practice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rPr/>
      </w:pPr>
      <w:bookmarkStart w:colFirst="0" w:colLast="0" w:name="_z350f8r34rse" w:id="24"/>
      <w:bookmarkEnd w:id="24"/>
      <w:r w:rsidDel="00000000" w:rsidR="00000000" w:rsidRPr="00000000">
        <w:rPr>
          <w:rtl w:val="0"/>
        </w:rPr>
        <w:t xml:space="preserve">What Students DO</w:t>
      </w:r>
    </w:p>
    <w:p w:rsidR="00000000" w:rsidDel="00000000" w:rsidP="00000000" w:rsidRDefault="00000000" w:rsidRPr="00000000" w14:paraId="0000014D">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62"/>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Grid Rectangles</w:t>
      </w:r>
      <w:r w:rsidDel="00000000" w:rsidR="00000000" w:rsidRPr="00000000">
        <w:rPr>
          <w:rFonts w:ascii="Arial Unicode MS" w:cs="Arial Unicode MS" w:eastAsia="Arial Unicode MS" w:hAnsi="Arial Unicode MS"/>
          <w:shd w:fill="ffe599" w:val="clear"/>
          <w:rtl w:val="0"/>
        </w:rPr>
        <w:t xml:space="preserve"> (full grid, display) → Large tiled rectangle: 6×4 (6 rows of 4, area = 24). Orient as 6 rows so the synthesis callback uses skip-counting by 4 (Grade 2 prior knowledge).</w:t>
      </w:r>
      <w:r w:rsidDel="00000000" w:rsidR="00000000" w:rsidRPr="00000000">
        <w:rPr>
          <w:rtl w:val="0"/>
        </w:rPr>
      </w:r>
    </w:p>
    <w:p w:rsidR="00000000" w:rsidDel="00000000" w:rsidP="00000000" w:rsidRDefault="00000000" w:rsidRPr="00000000" w14:paraId="00000150">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"That took a while! What if there were 100 squares? Let's find a FASTER way." — create motivation for structured counting by making the inefficiency felt.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i w:val="1"/>
          <w:iCs w:val="1"/>
          <w:rtl w:val="0"/>
        </w:rPr>
        <w:t xml:space="preserve">Early activities (Discovering rows):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(full grid, row highlighting available) → Display 3×5 rectangle</w:t>
      </w:r>
    </w:p>
    <w:p w:rsidR="00000000" w:rsidDel="00000000" w:rsidP="00000000" w:rsidRDefault="00000000" w:rsidRPr="00000000" w14:paraId="00000157">
      <w:pPr>
        <w:numPr>
          <w:ilvl w:val="1"/>
          <w:numId w:val="6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Auto-highlight rows one at a time in different colors</w:t>
      </w:r>
    </w:p>
    <w:p w:rsidR="00000000" w:rsidDel="00000000" w:rsidP="00000000" w:rsidRDefault="00000000" w:rsidRPr="00000000" w14:paraId="00000158">
      <w:pPr>
        <w:numPr>
          <w:ilvl w:val="1"/>
          <w:numId w:val="6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count tiles per row — discover every row has the SAME number</w:t>
      </w:r>
    </w:p>
    <w:p w:rsidR="00000000" w:rsidDel="00000000" w:rsidP="00000000" w:rsidRDefault="00000000" w:rsidRPr="00000000" w14:paraId="00000159">
      <w:pPr>
        <w:numPr>
          <w:ilvl w:val="1"/>
          <w:numId w:val="6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"Every row has the SAME number! 3 rows of 5. Instead of counting every tile: 5... 10... 15!" — the skip-counting introduction, with row-by-row animation.</w:t>
      </w:r>
    </w:p>
    <w:p w:rsidR="00000000" w:rsidDel="00000000" w:rsidP="00000000" w:rsidRDefault="00000000" w:rsidRPr="00000000" w14:paraId="0000015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tries with 2-3 rectangles with auto-highlighting until pattern recognized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i w:val="1"/>
          <w:iCs w:val="1"/>
          <w:rtl w:val="0"/>
        </w:rPr>
        <w:t xml:space="preserve">Mid activities (Discovering columns + student-triggered highlighting):</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(full grid, column highlighting available on tap) → Same and new rectangles</w:t>
      </w:r>
    </w:p>
    <w:p w:rsidR="00000000" w:rsidDel="00000000" w:rsidP="00000000" w:rsidRDefault="00000000" w:rsidRPr="00000000" w14:paraId="0000015F">
      <w:pPr>
        <w:numPr>
          <w:ilvl w:val="1"/>
          <w:numId w:val="6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Students tap to highlight columns, count per column, discover columns also equal</w:t>
      </w:r>
    </w:p>
    <w:p w:rsidR="00000000" w:rsidDel="00000000" w:rsidP="00000000" w:rsidRDefault="00000000" w:rsidRPr="00000000" w14:paraId="00000160">
      <w:pPr>
        <w:numPr>
          <w:ilvl w:val="1"/>
          <w:numId w:val="6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Skip-count by columns → same answer as rows</w:t>
      </w:r>
    </w:p>
    <w:p w:rsidR="00000000" w:rsidDel="00000000" w:rsidP="00000000" w:rsidRDefault="00000000" w:rsidRPr="00000000" w14:paraId="00000161">
      <w:pPr>
        <w:numPr>
          <w:ilvl w:val="1"/>
          <w:numId w:val="6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rFonts w:ascii="Arial Unicode MS" w:cs="Arial Unicode MS" w:eastAsia="Arial Unicode MS" w:hAnsi="Arial Unicode MS"/>
          <w:shd w:fill="ffe599" w:val="clear"/>
          <w:rtl w:val="0"/>
        </w:rPr>
        <w:t xml:space="preserve"> "SAME ANSWER! 10 square units either way!" — critical insight that both structures describe the same area. Use 2×5 rectangle for this moment: rows → skip-count by 5 (5, 10), columns → skip-count by 2 (2, 4, 6, 8, 10). Both trivially easy, so the insight is the ONLY thing landing.</w:t>
      </w:r>
    </w:p>
    <w:p w:rsidR="00000000" w:rsidDel="00000000" w:rsidP="00000000" w:rsidRDefault="00000000" w:rsidRPr="00000000" w14:paraId="00000162">
      <w:pPr>
        <w:numPr>
          <w:ilvl w:val="0"/>
          <w:numId w:val="62"/>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 practice: 3 rectangles (2×10, 5×10, remaining Early rectangle) where student taps rows OR columns, records structure ("___ rows of </w:t>
      </w:r>
      <w:r w:rsidDel="00000000" w:rsidR="00000000" w:rsidRPr="00000000">
        <w:rPr>
          <w:b w:val="1"/>
          <w:bCs w:val="1"/>
          <w:i w:val="1"/>
          <w:iCs w:val="1"/>
          <w:shd w:fill="ffe599" w:val="clear"/>
          <w:rtl w:val="0"/>
        </w:rPr>
        <w:t xml:space="preserve">" or "</w:t>
      </w:r>
      <w:r w:rsidDel="00000000" w:rsidR="00000000" w:rsidRPr="00000000">
        <w:rPr>
          <w:shd w:fill="ffe599" w:val="clear"/>
          <w:rtl w:val="0"/>
        </w:rPr>
        <w:t xml:space="preserve"> columns of ___"), skip-counts to find area. Both directions use only {2, 5, 10} skip-counting.</w:t>
      </w:r>
    </w:p>
    <w:p w:rsidR="00000000" w:rsidDel="00000000" w:rsidP="00000000" w:rsidRDefault="00000000" w:rsidRPr="00000000" w14:paraId="00000163">
      <w:pPr>
        <w:ind w:left="720" w:firstLine="0"/>
        <w:rPr>
          <w:strike w:val="1"/>
        </w:rPr>
      </w:pPr>
      <w:r w:rsidDel="00000000" w:rsidR="00000000" w:rsidRPr="00000000">
        <w:rPr>
          <w:rtl w:val="0"/>
        </w:rPr>
      </w:r>
    </w:p>
    <w:p w:rsidR="00000000" w:rsidDel="00000000" w:rsidP="00000000" w:rsidRDefault="00000000" w:rsidRPr="00000000" w14:paraId="00000164">
      <w:pPr>
        <w:numPr>
          <w:ilvl w:val="1"/>
          <w:numId w:val="6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Students tap to highlight columns, count per column, discover columns also equal</w:t>
      </w:r>
    </w:p>
    <w:p w:rsidR="00000000" w:rsidDel="00000000" w:rsidP="00000000" w:rsidRDefault="00000000" w:rsidRPr="00000000" w14:paraId="00000165">
      <w:pPr>
        <w:numPr>
          <w:ilvl w:val="1"/>
          <w:numId w:val="62"/>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27"/>
      <w:r w:rsidDel="00000000" w:rsidR="00000000" w:rsidRPr="00000000">
        <w:rPr>
          <w:strike w:val="1"/>
          <w:rtl w:val="0"/>
        </w:rPr>
        <w:t xml:space="preserve">Skip-count</w:t>
      </w:r>
      <w:commentRangeEnd w:id="27"/>
      <w:r w:rsidDel="00000000" w:rsidR="00000000" w:rsidRPr="00000000">
        <w:commentReference w:id="27"/>
      </w:r>
      <w:r w:rsidDel="00000000" w:rsidR="00000000" w:rsidRPr="00000000">
        <w:rPr>
          <w:rFonts w:ascii="Arial Unicode MS" w:cs="Arial Unicode MS" w:eastAsia="Arial Unicode MS" w:hAnsi="Arial Unicode MS"/>
          <w:strike w:val="1"/>
          <w:rtl w:val="0"/>
        </w:rPr>
        <w:t xml:space="preserve"> by columns → </w:t>
      </w:r>
      <w:r w:rsidDel="00000000" w:rsidR="00000000" w:rsidRPr="00000000">
        <w:rPr>
          <w:b w:val="1"/>
          <w:bCs w:val="1"/>
          <w:strike w:val="1"/>
          <w:rtl w:val="0"/>
        </w:rPr>
        <w:t xml:space="preserve">same answer as rows</w:t>
      </w:r>
      <w:r w:rsidDel="00000000" w:rsidR="00000000" w:rsidRPr="00000000">
        <w:rPr>
          <w:rtl w:val="0"/>
        </w:rPr>
      </w:r>
    </w:p>
    <w:p w:rsidR="00000000" w:rsidDel="00000000" w:rsidP="00000000" w:rsidRDefault="00000000" w:rsidRPr="00000000" w14:paraId="00000166">
      <w:pPr>
        <w:numPr>
          <w:ilvl w:val="1"/>
          <w:numId w:val="6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w:t>
      </w:r>
      <w:r w:rsidDel="00000000" w:rsidR="00000000" w:rsidRPr="00000000">
        <w:rPr>
          <w:strike w:val="1"/>
          <w:rtl w:val="0"/>
        </w:rPr>
        <w:t xml:space="preserve"> "SAME ANSWER! 15 square units either way!" — critical insight that both structures describe the same area</w:t>
      </w:r>
    </w:p>
    <w:p w:rsidR="00000000" w:rsidDel="00000000" w:rsidP="00000000" w:rsidRDefault="00000000" w:rsidRPr="00000000" w14:paraId="00000167">
      <w:pPr>
        <w:numPr>
          <w:ilvl w:val="0"/>
          <w:numId w:val="6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practice: 3-4 rectangles where student taps rows OR columns, records structure ("___ rows of </w:t>
      </w:r>
      <w:r w:rsidDel="00000000" w:rsidR="00000000" w:rsidRPr="00000000">
        <w:rPr>
          <w:b w:val="1"/>
          <w:bCs w:val="1"/>
          <w:i w:val="1"/>
          <w:iCs w:val="1"/>
          <w:strike w:val="1"/>
          <w:rtl w:val="0"/>
        </w:rPr>
        <w:t xml:space="preserve">" or "</w:t>
      </w:r>
      <w:r w:rsidDel="00000000" w:rsidR="00000000" w:rsidRPr="00000000">
        <w:rPr>
          <w:strike w:val="1"/>
          <w:rtl w:val="0"/>
        </w:rPr>
        <w:t xml:space="preserve"> columns of ___"), skip-counts to find area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i w:val="1"/>
          <w:iCs w:val="1"/>
          <w:rtl w:val="0"/>
        </w:rPr>
        <w:t xml:space="preserve">Late activities (Fading highlighting):</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NO highlighting available)</w:t>
      </w:r>
    </w:p>
    <w:p w:rsidR="00000000" w:rsidDel="00000000" w:rsidP="00000000" w:rsidRDefault="00000000" w:rsidRPr="00000000" w14:paraId="0000016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must visually identify rows/columns without tapping, then skip-count</w:t>
      </w:r>
    </w:p>
    <w:p w:rsidR="00000000" w:rsidDel="00000000" w:rsidP="00000000" w:rsidRDefault="00000000" w:rsidRPr="00000000" w14:paraId="0000016D">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Scaffolding within Late: highlighting available on tap (student choice) → no highlighting → full independence</w:t>
      </w:r>
    </w:p>
    <w:p w:rsidR="00000000" w:rsidDel="00000000" w:rsidP="00000000" w:rsidRDefault="00000000" w:rsidRPr="00000000" w14:paraId="0000016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Rectangles with areas 20-50 square units (larger to show efficiency gain)</w:t>
      </w:r>
    </w:p>
    <w:p w:rsidR="00000000" w:rsidDel="00000000" w:rsidP="00000000" w:rsidRDefault="00000000" w:rsidRPr="00000000" w14:paraId="0000016F">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find area BOTH ways (rows and columns) for some problems to confirm same answer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no highlighting)</w:t>
      </w:r>
    </w:p>
    <w:p w:rsidR="00000000" w:rsidDel="00000000" w:rsidP="00000000" w:rsidRDefault="00000000" w:rsidRPr="00000000" w14:paraId="0000017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problems:</w:t>
      </w:r>
    </w:p>
    <w:p w:rsidR="00000000" w:rsidDel="00000000" w:rsidP="00000000" w:rsidRDefault="00000000" w:rsidRPr="00000000" w14:paraId="00000175">
      <w:pPr>
        <w:numPr>
          <w:ilvl w:val="1"/>
          <w:numId w:val="9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a tiled rectangle (no highlighting available): Student must select the correct structure description from MC options BEFORE calculating area. MC format: "Which describes this rectangle?" Options: "3 rows of 7" / "7 rows of 3" / "4 rows of 5" / "3 rows of 5." Only after selecting the correct structure does the student provide the area. (Tests: can the student independently identify row-column structure — the core M3 skill — not just produce a correct total through one-by-one counting?)</w:t>
      </w:r>
    </w:p>
    <w:p w:rsidR="00000000" w:rsidDel="00000000" w:rsidP="00000000" w:rsidRDefault="00000000" w:rsidRPr="00000000" w14:paraId="00000176">
      <w:pPr>
        <w:numPr>
          <w:ilvl w:val="1"/>
          <w:numId w:val="9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many rows? How many in each row? What is the area?"</w:t>
      </w:r>
    </w:p>
    <w:p w:rsidR="00000000" w:rsidDel="00000000" w:rsidP="00000000" w:rsidRDefault="00000000" w:rsidRPr="00000000" w14:paraId="00000177">
      <w:pPr>
        <w:numPr>
          <w:ilvl w:val="1"/>
          <w:numId w:val="9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"Skip-count by rows to find the area" (</w:t>
      </w:r>
      <w:commentRangeStart w:id="28"/>
      <w:commentRangeStart w:id="29"/>
      <w:r w:rsidDel="00000000" w:rsidR="00000000" w:rsidRPr="00000000">
        <w:rPr>
          <w:rtl w:val="0"/>
        </w:rPr>
        <w:t xml:space="preserve">validates</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 skip-counting, not count-all)</w:t>
      </w:r>
    </w:p>
    <w:p w:rsidR="00000000" w:rsidDel="00000000" w:rsidP="00000000" w:rsidRDefault="00000000" w:rsidRPr="00000000" w14:paraId="00000178">
      <w:pPr>
        <w:numPr>
          <w:ilvl w:val="1"/>
          <w:numId w:val="9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you find the area by counting columns too?" (tests flexible structure-seeing)</w:t>
      </w:r>
    </w:p>
    <w:p w:rsidR="00000000" w:rsidDel="00000000" w:rsidP="00000000" w:rsidRDefault="00000000" w:rsidRPr="00000000" w14:paraId="00000179">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structure identification, skip-counting (not counting all), row AND column flexibility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rectangles with varied dimensions</w:t>
      </w:r>
    </w:p>
    <w:p w:rsidR="00000000" w:rsidDel="00000000" w:rsidP="00000000" w:rsidRDefault="00000000" w:rsidRPr="00000000" w14:paraId="0000017E">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describe structure before stating area ("___ rows of </w:t>
      </w:r>
      <w:r w:rsidDel="00000000" w:rsidR="00000000" w:rsidRPr="00000000">
        <w:rPr>
          <w:b w:val="1"/>
          <w:bCs w:val="1"/>
          <w:i w:val="1"/>
          <w:iCs w:val="1"/>
          <w:rtl w:val="0"/>
        </w:rPr>
        <w:t xml:space="preserve">" or "</w:t>
      </w:r>
      <w:r w:rsidDel="00000000" w:rsidR="00000000" w:rsidRPr="00000000">
        <w:rPr>
          <w:rtl w:val="0"/>
        </w:rPr>
        <w:t xml:space="preserve"> columns of ___")</w:t>
      </w:r>
    </w:p>
    <w:p w:rsidR="00000000" w:rsidDel="00000000" w:rsidP="00000000" w:rsidRDefault="00000000" w:rsidRPr="00000000" w14:paraId="0000017F">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describe BOTH row AND column structure for same rectangle</w:t>
      </w:r>
    </w:p>
    <w:p w:rsidR="00000000" w:rsidDel="00000000" w:rsidP="00000000" w:rsidRDefault="00000000" w:rsidRPr="00000000" w14:paraId="00000180">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compare two rectangles for greater area using structure</w:t>
      </w:r>
    </w:p>
    <w:p w:rsidR="00000000" w:rsidDel="00000000" w:rsidP="00000000" w:rsidRDefault="00000000" w:rsidRPr="00000000" w14:paraId="00000181">
      <w:pPr>
        <w:numPr>
          <w:ilvl w:val="0"/>
          <w:numId w:val="9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Anti-pattern detection:</w:t>
      </w:r>
      <w:r w:rsidDel="00000000" w:rsidR="00000000" w:rsidRPr="00000000">
        <w:rPr>
          <w:shd w:fill="ffe599" w:val="clear"/>
          <w:rtl w:val="0"/>
        </w:rPr>
        <w:t xml:space="preserve"> We cannot directly observe counting method in a 1:1 digital context. Use these observable proxies:</w:t>
      </w:r>
    </w:p>
    <w:p w:rsidR="00000000" w:rsidDel="00000000" w:rsidP="00000000" w:rsidRDefault="00000000" w:rsidRPr="00000000" w14:paraId="00000182">
      <w:pPr>
        <w:numPr>
          <w:ilvl w:val="1"/>
          <w:numId w:val="9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Time-based:</w:t>
      </w:r>
      <w:r w:rsidDel="00000000" w:rsidR="00000000" w:rsidRPr="00000000">
        <w:rPr>
          <w:rFonts w:ascii="Arial Unicode MS" w:cs="Arial Unicode MS" w:eastAsia="Arial Unicode MS" w:hAnsi="Arial Unicode MS"/>
          <w:shd w:fill="ffe599" w:val="clear"/>
          <w:rtl w:val="0"/>
        </w:rPr>
        <w:t xml:space="preserve"> If response time on 3+ consecutive problems significantly exceeds expected skip-counting time for that rectangle size (engineering to define thresholds per dimension), flag probable one-by-one counting → return to highlighting, guided re-teaching of skip-counting.</w:t>
      </w:r>
    </w:p>
    <w:p w:rsidR="00000000" w:rsidDel="00000000" w:rsidP="00000000" w:rsidRDefault="00000000" w:rsidRPr="00000000" w14:paraId="00000183">
      <w:pPr>
        <w:numPr>
          <w:ilvl w:val="1"/>
          <w:numId w:val="9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Structure MC errors:</w:t>
      </w:r>
      <w:r w:rsidDel="00000000" w:rsidR="00000000" w:rsidRPr="00000000">
        <w:rPr>
          <w:rFonts w:ascii="Arial Unicode MS" w:cs="Arial Unicode MS" w:eastAsia="Arial Unicode MS" w:hAnsi="Arial Unicode MS"/>
          <w:shd w:fill="ffe599" w:val="clear"/>
          <w:rtl w:val="0"/>
        </w:rPr>
        <w:t xml:space="preserve"> If student produces correct area totals but fails structure identification questions ("Which describes this rectangle?"), they're bypassing structure → return to Early-style guided highlighting with explicit row/column narration.</w:t>
      </w:r>
    </w:p>
    <w:p w:rsidR="00000000" w:rsidDel="00000000" w:rsidP="00000000" w:rsidRDefault="00000000" w:rsidRPr="00000000" w14:paraId="00000184">
      <w:pPr>
        <w:numPr>
          <w:ilvl w:val="1"/>
          <w:numId w:val="9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Guide should periodically prompt "How did you figure that out?" — not as assessment, but as a nudge toward structural language. Students who say "I counted" get a gentle redirect: "Can you find the rows? Let's try skip-counting."</w:t>
      </w:r>
    </w:p>
    <w:p w:rsidR="00000000" w:rsidDel="00000000" w:rsidP="00000000" w:rsidRDefault="00000000" w:rsidRPr="00000000" w14:paraId="00000185">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Anti-pattern detection:</w:t>
      </w:r>
      <w:r w:rsidDel="00000000" w:rsidR="00000000" w:rsidRPr="00000000">
        <w:rPr>
          <w:strike w:val="1"/>
          <w:rtl w:val="0"/>
        </w:rPr>
        <w:t xml:space="preserve"> </w:t>
      </w:r>
      <w:commentRangeStart w:id="30"/>
      <w:commentRangeStart w:id="31"/>
      <w:r w:rsidDel="00000000" w:rsidR="00000000" w:rsidRPr="00000000">
        <w:rPr>
          <w:strike w:val="1"/>
          <w:rtl w:val="0"/>
        </w:rPr>
        <w:t xml:space="preserve">If student counts one-by-one on 3</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Unicode MS" w:cs="Arial Unicode MS" w:eastAsia="Arial Unicode MS" w:hAnsi="Arial Unicode MS"/>
          <w:strike w:val="1"/>
          <w:rtl w:val="0"/>
        </w:rPr>
        <w:t xml:space="preserve">+ consecutive problems → trigger scaffolded support (return to highlighting, guided re-teaching of skip-counting)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Callback to warm-up rectangle — "Remember when this was hard? Now:</w:t>
      </w:r>
      <w:commentRangeStart w:id="32"/>
      <w:commentRangeStart w:id="33"/>
      <w:r w:rsidDel="00000000" w:rsidR="00000000" w:rsidRPr="00000000">
        <w:rPr>
          <w:strike w:val="1"/>
          <w:rtl w:val="0"/>
        </w:rPr>
        <w:t xml:space="preserve"> 4 rows of 6: 6, 12, 18, 24!"</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8A">
      <w:pPr>
        <w:numPr>
          <w:ilvl w:val="0"/>
          <w:numId w:val="9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Callback to warm-up rectangle — "Remember when this was hard? Now: 6 rows of 4: 4, 8, 12, 16, 20, 24!"</w:t>
      </w:r>
    </w:p>
    <w:p w:rsidR="00000000" w:rsidDel="00000000" w:rsidP="00000000" w:rsidRDefault="00000000" w:rsidRPr="00000000" w14:paraId="0000018B">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consolidation: rows = horizontal, columns = vertical, either works</w:t>
      </w:r>
    </w:p>
    <w:p w:rsidR="00000000" w:rsidDel="00000000" w:rsidP="00000000" w:rsidRDefault="00000000" w:rsidRPr="00000000" w14:paraId="0000018C">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Bridge to M4: "You found 4 rows of 6 = 24 by skip-counting. There's an even FASTER way... What if I told you 4 rows of 6 is the same as 4 × 6?" — leave as teaser, don't teach yet</w:t>
      </w:r>
    </w:p>
    <w:p w:rsidR="00000000" w:rsidDel="00000000" w:rsidP="00000000" w:rsidRDefault="00000000" w:rsidRPr="00000000" w14:paraId="0000018D">
      <w:pPr>
        <w:numPr>
          <w:ilvl w:val="0"/>
          <w:numId w:val="9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No M4 teaser in Synthesis.</w:t>
      </w:r>
      <w:r w:rsidDel="00000000" w:rsidR="00000000" w:rsidRPr="00000000">
        <w:rPr>
          <w:shd w:fill="ffe599" w:val="clear"/>
          <w:rtl w:val="0"/>
        </w:rPr>
        <w:t xml:space="preserve"> Let M3 end on the skip-counting achievement. The multiplication connection belongs in M4's warm-up, where it can be taught properly rather than dropped as a postscript. Students know the × symbol from Unit 1 — the bridge will land quickly in M4 without needing a preview here.</w:t>
      </w:r>
    </w:p>
    <w:p w:rsidR="00000000" w:rsidDel="00000000" w:rsidP="00000000" w:rsidRDefault="00000000" w:rsidRPr="00000000" w14:paraId="0000018E">
      <w:pPr>
        <w:numPr>
          <w:ilvl w:val="0"/>
          <w:numId w:val="9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M4 warm-up must open with explicit bridge from M3: "Last time you found 6 rows of 4 = 24 by skip-counting. Watch this: 6 × 4 = 24. Same thing — but faster!" This is M4's responsibility, not M3's.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pPr>
      <w:bookmarkStart w:colFirst="0" w:colLast="0" w:name="_su9gupw7kv9" w:id="25"/>
      <w:bookmarkEnd w:id="25"/>
      <w:r w:rsidDel="00000000" w:rsidR="00000000" w:rsidRPr="00000000">
        <w:rPr>
          <w:rtl w:val="0"/>
        </w:rPr>
        <w:t xml:space="preserve">Scaffolding Progression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Structure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Counting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Auto-highlight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Guide identifies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Skip-counting introduced with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Student-triggered (tap)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Student identifies with tool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Skip-counting by rows and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None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Student identifies visually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Independent skip-counting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Medium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Faded/dotted row boundaries (guide-activated)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Guide re-models, then student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Guided skip-counting with visual support</w:t>
            </w:r>
          </w:p>
        </w:tc>
      </w:tr>
    </w:tbl>
    <w:p w:rsidR="00000000" w:rsidDel="00000000" w:rsidP="00000000" w:rsidRDefault="00000000" w:rsidRPr="00000000" w14:paraId="000001A5">
      <w:pPr>
        <w:pStyle w:val="Heading3"/>
        <w:rPr/>
      </w:pPr>
      <w:bookmarkStart w:colFirst="0" w:colLast="0" w:name="_7fle3jfcfx0n" w:id="26"/>
      <w:bookmarkEnd w:id="26"/>
      <w:r w:rsidDel="00000000" w:rsidR="00000000" w:rsidRPr="00000000">
        <w:rPr>
          <w:rtl w:val="0"/>
        </w:rPr>
        <w:t xml:space="preserve">Tool Requirements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Arial Unicode MS" w:cs="Arial Unicode MS" w:eastAsia="Arial Unicode MS" w:hAnsi="Arial Unicode MS"/>
                <w:rtl w:val="0"/>
              </w:rPr>
              <w:t xml:space="preserve">Full grid; row/column highlighting (auto → tap →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Display + tap to 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PRIMARY tool — highlighting is the key scaffold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Row/Column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Auto (Early) → tap-activated (Mid) → off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Tap row/column to 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Makes invisible structure visible</w:t>
            </w:r>
          </w:p>
        </w:tc>
      </w:tr>
    </w:tbl>
    <w:p w:rsidR="00000000" w:rsidDel="00000000" w:rsidP="00000000" w:rsidRDefault="00000000" w:rsidRPr="00000000" w14:paraId="000001B2">
      <w:pPr>
        <w:pStyle w:val="Heading3"/>
        <w:rPr/>
      </w:pPr>
      <w:bookmarkStart w:colFirst="0" w:colLast="0" w:name="_o7vf0s7hzq0f" w:id="27"/>
      <w:bookmarkEnd w:id="27"/>
      <w:r w:rsidDel="00000000" w:rsidR="00000000" w:rsidRPr="00000000">
        <w:rPr>
          <w:rtl w:val="0"/>
        </w:rPr>
        <w:t xml:space="preserve">Data Constraints</w:t>
      </w:r>
    </w:p>
    <w:p w:rsidR="00000000" w:rsidDel="00000000" w:rsidP="00000000" w:rsidRDefault="00000000" w:rsidRPr="00000000" w14:paraId="000001B3">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Early: small rectangles (2×3, 3×5, 2×6) — easy skip-counting numbers</w:t>
      </w:r>
    </w:p>
    <w:p w:rsidR="00000000" w:rsidDel="00000000" w:rsidP="00000000" w:rsidRDefault="00000000" w:rsidRPr="00000000" w14:paraId="000001B4">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Mid: moderate (3×4, 4×5, 3×6) — varied dimensions</w:t>
      </w:r>
    </w:p>
    <w:p w:rsidR="00000000" w:rsidDel="00000000" w:rsidP="00000000" w:rsidRDefault="00000000" w:rsidRPr="00000000" w14:paraId="000001B5">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Late: larger (4×8, 5×7, 6×6) — areas 20-50 to show efficiency gain</w:t>
      </w:r>
    </w:p>
    <w:p w:rsidR="00000000" w:rsidDel="00000000" w:rsidP="00000000" w:rsidRDefault="00000000" w:rsidRPr="00000000" w14:paraId="000001B6">
      <w:pPr>
        <w:numPr>
          <w:ilvl w:val="0"/>
          <w:numId w:val="93"/>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34"/>
      <w:commentRangeStart w:id="35"/>
      <w:r w:rsidDel="00000000" w:rsidR="00000000" w:rsidRPr="00000000">
        <w:rPr>
          <w:strike w:val="1"/>
          <w:rtl w:val="0"/>
        </w:rPr>
        <w:t xml:space="preserve">All factors 2-10, products within 100</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8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Early (guided discovery): Both dimensions from {2, 5, 10} ONLY.</w:t>
      </w:r>
      <w:r w:rsidDel="00000000" w:rsidR="00000000" w:rsidRPr="00000000">
        <w:rPr>
          <w:shd w:fill="ffe599" w:val="clear"/>
          <w:rtl w:val="0"/>
        </w:rPr>
        <w:t xml:space="preserve"> Rectangles: 2×5, 2×10, 5×10. Skip-counting is trivially easy in both row and column directions, so the structural insight ("rows and columns give the SAME answer") is the only cognitive demand. Three rectangles, zero arithmetic friction.</w:t>
      </w:r>
    </w:p>
    <w:p w:rsidR="00000000" w:rsidDel="00000000" w:rsidP="00000000" w:rsidRDefault="00000000" w:rsidRPr="00000000" w14:paraId="000001B9">
      <w:pPr>
        <w:numPr>
          <w:ilvl w:val="0"/>
          <w:numId w:val="8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Mid (practice with rows and columns): One dimension from {2, 5, 10}, other dimension from {3, 4}.</w:t>
      </w:r>
      <w:r w:rsidDel="00000000" w:rsidR="00000000" w:rsidRPr="00000000">
        <w:rPr>
          <w:shd w:fill="ffe599" w:val="clear"/>
          <w:rtl w:val="0"/>
        </w:rPr>
        <w:t xml:space="preserve"> Rectangles: 3×5, 4×5, 3×10, 4×10, 3×2, 4×2. Skip-counting by 3s and 4s is Grade 2 prior knowledge. At least one direction always has a trivially easy skip-count.</w:t>
      </w:r>
    </w:p>
    <w:p w:rsidR="00000000" w:rsidDel="00000000" w:rsidP="00000000" w:rsidRDefault="00000000" w:rsidRPr="00000000" w14:paraId="000001BA">
      <w:pPr>
        <w:numPr>
          <w:ilvl w:val="0"/>
          <w:numId w:val="8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Late (independent): Same dimension constraints as Mid, larger areas.</w:t>
      </w:r>
      <w:r w:rsidDel="00000000" w:rsidR="00000000" w:rsidRPr="00000000">
        <w:rPr>
          <w:shd w:fill="ffe599" w:val="clear"/>
          <w:rtl w:val="0"/>
        </w:rPr>
        <w:t xml:space="preserve"> Rectangles: 4×10, 5×10, 3×10, 4×5. Areas 20-50 to show efficiency gain over one-by-one counting.</w:t>
      </w:r>
    </w:p>
    <w:p w:rsidR="00000000" w:rsidDel="00000000" w:rsidP="00000000" w:rsidRDefault="00000000" w:rsidRPr="00000000" w14:paraId="000001BB">
      <w:pPr>
        <w:numPr>
          <w:ilvl w:val="0"/>
          <w:numId w:val="8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Never use both dimensions outside {2, 3, 4, 5, 10} in M3.</w:t>
      </w:r>
      <w:r w:rsidDel="00000000" w:rsidR="00000000" w:rsidRPr="00000000">
        <w:rPr>
          <w:shd w:fill="ffe599" w:val="clear"/>
          <w:rtl w:val="0"/>
        </w:rPr>
        <w:t xml:space="preserve"> No 6×7, 7×8, etc. Skip-counting by 6, 7, 8, 9 is NOT Grade 2 prior knowledge and would block the structural learning goal. Those dimension ranges belong in M4+ when multiplication replaces skip-counting.</w:t>
      </w:r>
    </w:p>
    <w:p w:rsidR="00000000" w:rsidDel="00000000" w:rsidP="00000000" w:rsidRDefault="00000000" w:rsidRPr="00000000" w14:paraId="000001BC">
      <w:pPr>
        <w:numPr>
          <w:ilvl w:val="0"/>
          <w:numId w:val="8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Products within 60 (per OUR L4 recommendation). With current dimension constraints, max product is 5×10 = 50, so this is automatically satisfied — but state the cap explicitly to prevent Starter Pack drift.</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pStyle w:val="Heading3"/>
        <w:rPr>
          <w:shd w:fill="a4c2f4" w:val="clear"/>
        </w:rPr>
      </w:pPr>
      <w:bookmarkStart w:colFirst="0" w:colLast="0" w:name="_pbul9svopo53" w:id="28"/>
      <w:bookmarkEnd w:id="28"/>
      <w:r w:rsidDel="00000000" w:rsidR="00000000" w:rsidRPr="00000000">
        <w:rPr>
          <w:shd w:fill="a4c2f4" w:val="clear"/>
          <w:rtl w:val="0"/>
        </w:rPr>
        <w:t xml:space="preserve">SME Review Questions</w:t>
      </w:r>
    </w:p>
    <w:p w:rsidR="00000000" w:rsidDel="00000000" w:rsidP="00000000" w:rsidRDefault="00000000" w:rsidRPr="00000000" w14:paraId="000001BF">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I</w:t>
      </w:r>
      <w:r w:rsidDel="00000000" w:rsidR="00000000" w:rsidRPr="00000000">
        <w:rPr>
          <w:strike w:val="1"/>
          <w:shd w:fill="ffe599" w:val="clear"/>
          <w:rtl w:val="0"/>
        </w:rPr>
        <w:t xml:space="preserve">s one module sufficient for spatial structuring?</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One module is sufficient. Students have prior experience with grouped objects and arrays from Unit 1 (M11-M12), so M3 is applying row-column structure to area, not introducing it from scratch. CRITICAL MODULE flag remains — this is still the key skill for the unit — but no need to extend beyond one module.</w:t>
      </w:r>
      <w:commentRangeStart w:id="36"/>
      <w:r w:rsidDel="00000000" w:rsidR="00000000" w:rsidRPr="00000000">
        <w:rPr>
          <w:shd w:fill="ffe599" w:val="clear"/>
          <w:rtl w:val="0"/>
        </w:rPr>
        <w:t xml:space="preserve"> </w:t>
      </w:r>
      <w:r w:rsidDel="00000000" w:rsidR="00000000" w:rsidRPr="00000000">
        <w:rPr>
          <w:rtl w:val="0"/>
        </w:rPr>
        <w:t xml:space="preserve">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C0">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Should students describe structure verbally (</w:t>
      </w:r>
      <w:commentRangeStart w:id="37"/>
      <w:r w:rsidDel="00000000" w:rsidR="00000000" w:rsidRPr="00000000">
        <w:rPr>
          <w:rtl w:val="0"/>
        </w:rPr>
        <w:t xml:space="preserve">"3 rows of 5"</w:t>
      </w:r>
      <w:commentRangeEnd w:id="37"/>
      <w:r w:rsidDel="00000000" w:rsidR="00000000" w:rsidRPr="00000000">
        <w:commentReference w:id="37"/>
      </w:r>
      <w:r w:rsidDel="00000000" w:rsidR="00000000" w:rsidRPr="00000000">
        <w:rPr>
          <w:rtl w:val="0"/>
        </w:rPr>
        <w:t xml:space="preserve">) before accepting an area answer, or too restrictive?</w:t>
      </w:r>
    </w:p>
    <w:p w:rsidR="00000000" w:rsidDel="00000000" w:rsidP="00000000" w:rsidRDefault="00000000" w:rsidRPr="00000000" w14:paraId="000001C1">
      <w:pPr>
        <w:numPr>
          <w:ilvl w:val="0"/>
          <w:numId w:val="8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Skip-counting fluency / "use the other dimension"?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Moot. M3 dimensions restricted to {2, 3, 4, 5, 10} per SME feedback — neither dimension requires skip-counting beyond Grade 2 prior knowledge. The "use the other dimension" strategy is not needed in M3. Dimensions 6-9 appear starting in M4, when multiplication replaces skip-counting.</w:t>
      </w:r>
      <w:commentRangeStart w:id="38"/>
      <w:r w:rsidDel="00000000" w:rsidR="00000000" w:rsidRPr="00000000">
        <w:rPr>
          <w:shd w:fill="ffe599" w:val="clear"/>
          <w:rtl w:val="0"/>
        </w:rPr>
        <w:t xml:space="preserve">   </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C2">
      <w:pPr>
        <w:numPr>
          <w:ilvl w:val="0"/>
          <w:numId w:val="8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M4 teaser in M3 Synthesis?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Removed. M3 Synthesis celebrates the skip-counting achievement without previewing M4. The multiplication bridge belongs in M4's warm-up. Students already know × from Unit 1 M7-M8, so the connection will land quickly without needing a M3 preview.</w:t>
      </w:r>
      <w:commentRangeStart w:id="39"/>
      <w:r w:rsidDel="00000000" w:rsidR="00000000" w:rsidRPr="00000000">
        <w:rPr>
          <w:rtl w:val="0"/>
        </w:rPr>
      </w:r>
    </w:p>
    <w:p w:rsidR="00000000" w:rsidDel="00000000" w:rsidP="00000000" w:rsidRDefault="00000000" w:rsidRPr="00000000" w14:paraId="000001C3">
      <w:pPr>
        <w:numPr>
          <w:ilvl w:val="0"/>
          <w:numId w:val="87"/>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End w:id="39"/>
      <w:r w:rsidDel="00000000" w:rsidR="00000000" w:rsidRPr="00000000">
        <w:commentReference w:id="39"/>
      </w:r>
      <w:r w:rsidDel="00000000" w:rsidR="00000000" w:rsidRPr="00000000">
        <w:rPr>
          <w:strike w:val="1"/>
          <w:shd w:fill="ffe599" w:val="clear"/>
          <w:rtl w:val="0"/>
        </w:rPr>
        <w:t xml:space="preserve">Intermediate scaffold (faded/dotted row boundaries)?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Reserve for remediation only. Standard progression stays auto → tap → off (three steps). If a student struggles at the "off" stage (see anti-pattern detection in Practice), the guide can activate faded/dotted row boundaries as a remediation scaffold before returning to full highlighting. This is guide-controlled, not a standard scaffolding phase.</w:t>
      </w:r>
      <w:commentRangeStart w:id="40"/>
      <w:r w:rsidDel="00000000" w:rsidR="00000000" w:rsidRPr="00000000">
        <w:rPr>
          <w:rtl w:val="0"/>
        </w:rPr>
      </w:r>
    </w:p>
    <w:p w:rsidR="00000000" w:rsidDel="00000000" w:rsidP="00000000" w:rsidRDefault="00000000" w:rsidRPr="00000000" w14:paraId="000001C4">
      <w:pPr>
        <w:rPr/>
      </w:pPr>
      <w:commentRangeEnd w:id="40"/>
      <w:r w:rsidDel="00000000" w:rsidR="00000000" w:rsidRPr="00000000">
        <w:commentReference w:id="40"/>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elfbdnxke0qb" w:id="29"/>
      <w:bookmarkEnd w:id="29"/>
      <w:r w:rsidDel="00000000" w:rsidR="00000000" w:rsidRPr="00000000">
        <w:rPr>
          <w:b w:val="1"/>
          <w:bCs w:val="1"/>
          <w:rtl w:val="0"/>
        </w:rPr>
        <w:t xml:space="preserve">MODULE 4:</w:t>
      </w:r>
      <w:r w:rsidDel="00000000" w:rsidR="00000000" w:rsidRPr="00000000">
        <w:rPr>
          <w:rtl w:val="0"/>
        </w:rPr>
        <w:t xml:space="preserve"> Area and Multiplication Connection</w:t>
      </w:r>
    </w:p>
    <w:p w:rsidR="00000000" w:rsidDel="00000000" w:rsidP="00000000" w:rsidRDefault="00000000" w:rsidRPr="00000000" w14:paraId="000001C6">
      <w:pPr>
        <w:rPr/>
      </w:pPr>
      <w:r w:rsidDel="00000000" w:rsidR="00000000" w:rsidRPr="00000000">
        <w:rPr>
          <w:i w:val="1"/>
          <w:iCs w:val="1"/>
          <w:rtl w:val="0"/>
        </w:rPr>
        <w:t xml:space="preserve">OUR Lessons 5 | Standard: 3.MD.C.7a, 3.MD.C.7b</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strike w:val="1"/>
        </w:rPr>
      </w:pPr>
      <w:r w:rsidDel="00000000" w:rsidR="00000000" w:rsidRPr="00000000">
        <w:rPr>
          <w:strike w:val="1"/>
          <w:rtl w:val="0"/>
        </w:rPr>
        <w:t xml:space="preserve">⚠️ </w:t>
      </w:r>
      <w:r w:rsidDel="00000000" w:rsidR="00000000" w:rsidRPr="00000000">
        <w:rPr>
          <w:b w:val="1"/>
          <w:bCs w:val="1"/>
          <w:strike w:val="1"/>
          <w:rtl w:val="0"/>
        </w:rPr>
        <w:t xml:space="preserve">BRIDGE MODULE</w:t>
      </w:r>
      <w:r w:rsidDel="00000000" w:rsidR="00000000" w:rsidRPr="00000000">
        <w:rPr>
          <w:strike w:val="1"/>
          <w:rtl w:val="0"/>
        </w:rPr>
        <w:t xml:space="preserve"> — </w:t>
      </w:r>
      <w:commentRangeStart w:id="41"/>
      <w:commentRangeStart w:id="42"/>
      <w:r w:rsidDel="00000000" w:rsidR="00000000" w:rsidRPr="00000000">
        <w:rPr>
          <w:strike w:val="1"/>
          <w:rtl w:val="0"/>
        </w:rPr>
        <w:t xml:space="preserve">Students transition from "4 rows of 6 = 24" (M3 skip-counting) to "4 × 6 = 24" (multiplication notation).</w:t>
      </w:r>
      <w:commentRangeEnd w:id="41"/>
      <w:r w:rsidDel="00000000" w:rsidR="00000000" w:rsidRPr="00000000">
        <w:commentReference w:id="41"/>
      </w:r>
      <w:commentRangeEnd w:id="42"/>
      <w:r w:rsidDel="00000000" w:rsidR="00000000" w:rsidRPr="00000000">
        <w:commentReference w:id="42"/>
      </w:r>
      <w:r w:rsidDel="00000000" w:rsidR="00000000" w:rsidRPr="00000000">
        <w:rPr>
          <w:strike w:val="1"/>
          <w:rtl w:val="0"/>
        </w:rPr>
        <w:t xml:space="preserve"> Research shows this is where many students struggle — they can count but</w:t>
      </w:r>
      <w:commentRangeStart w:id="43"/>
      <w:r w:rsidDel="00000000" w:rsidR="00000000" w:rsidRPr="00000000">
        <w:rPr>
          <w:strike w:val="1"/>
          <w:rtl w:val="0"/>
        </w:rPr>
        <w:t xml:space="preserve"> cannot see multiplication as the structure</w:t>
      </w:r>
      <w:commentRangeEnd w:id="43"/>
      <w:r w:rsidDel="00000000" w:rsidR="00000000" w:rsidRPr="00000000">
        <w:commentReference w:id="43"/>
      </w:r>
      <w:r w:rsidDel="00000000" w:rsidR="00000000" w:rsidRPr="00000000">
        <w:rPr>
          <w:strike w:val="1"/>
          <w:rtl w:val="0"/>
        </w:rPr>
        <w:t xml:space="preserve"> itself.</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shd w:fill="ffe599" w:val="clear"/>
          <w:rtl w:val="0"/>
        </w:rPr>
        <w:t xml:space="preserve">⚠️ </w:t>
      </w:r>
      <w:r w:rsidDel="00000000" w:rsidR="00000000" w:rsidRPr="00000000">
        <w:rPr>
          <w:b w:val="1"/>
          <w:bCs w:val="1"/>
          <w:shd w:fill="ffe599" w:val="clear"/>
          <w:rtl w:val="0"/>
        </w:rPr>
        <w:t xml:space="preserve">BRIDGE MODULE</w:t>
      </w:r>
      <w:r w:rsidDel="00000000" w:rsidR="00000000" w:rsidRPr="00000000">
        <w:rPr>
          <w:shd w:fill="ffe599" w:val="clear"/>
          <w:rtl w:val="0"/>
        </w:rPr>
        <w:t xml:space="preserve"> — Students transition from "6 rows of 4 = 24" (M3 skip-counting) to "6 × 4 = 24" (multiplication notation). Research shows this is where many students struggle — they can count but cannot see multiplication as the structure itself.</w:t>
      </w:r>
      <w:r w:rsidDel="00000000" w:rsidR="00000000" w:rsidRPr="00000000">
        <w:rPr>
          <w:rtl w:val="0"/>
        </w:rPr>
      </w:r>
    </w:p>
    <w:p w:rsidR="00000000" w:rsidDel="00000000" w:rsidP="00000000" w:rsidRDefault="00000000" w:rsidRPr="00000000" w14:paraId="000001CB">
      <w:pPr>
        <w:pStyle w:val="Heading3"/>
        <w:rPr/>
      </w:pPr>
      <w:bookmarkStart w:colFirst="0" w:colLast="0" w:name="_zbjia5hyd7i4" w:id="30"/>
      <w:bookmarkEnd w:id="30"/>
      <w:r w:rsidDel="00000000" w:rsidR="00000000" w:rsidRPr="00000000">
        <w:rPr>
          <w:rtl w:val="0"/>
        </w:rPr>
        <w:t xml:space="preserve">Learning Goal</w:t>
      </w:r>
    </w:p>
    <w:p w:rsidR="00000000" w:rsidDel="00000000" w:rsidP="00000000" w:rsidRDefault="00000000" w:rsidRPr="00000000" w14:paraId="000001CC">
      <w:pPr>
        <w:rPr/>
      </w:pPr>
      <w:r w:rsidDel="00000000" w:rsidR="00000000" w:rsidRPr="00000000">
        <w:rPr>
          <w:rtl w:val="0"/>
        </w:rPr>
        <w:t xml:space="preserve">Understand that the area of a rectangle can be found by multiplying the side lengths; use multiplication to find the area of rectangles with whole-number side lengths.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Multiplication is a way to describe the row-by-column structure already learned</w:t>
      </w:r>
    </w:p>
    <w:p w:rsidR="00000000" w:rsidDel="00000000" w:rsidP="00000000" w:rsidRDefault="00000000" w:rsidRPr="00000000" w14:paraId="000001D1">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44"/>
      <w:r w:rsidDel="00000000" w:rsidR="00000000" w:rsidRPr="00000000">
        <w:rPr>
          <w:rtl w:val="0"/>
        </w:rPr>
        <w:t xml:space="preserve">"4 rows of 6" can be written as "4 × 6"</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D2">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Both "4 rows of 6" AND "6 rows of 4" describe the same rectangle → both orientations valid</w:t>
      </w:r>
    </w:p>
    <w:p w:rsidR="00000000" w:rsidDel="00000000" w:rsidP="00000000" w:rsidRDefault="00000000" w:rsidRPr="00000000" w14:paraId="000001D3">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Area = length × width names the structure students have already been using — it's not a new trick, it's a label for what they already do</w:t>
      </w:r>
    </w:p>
    <w:p w:rsidR="00000000" w:rsidDel="00000000" w:rsidP="00000000" w:rsidRDefault="00000000" w:rsidRPr="00000000" w14:paraId="000001D4">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(SME insight):</w:t>
      </w:r>
      <w:r w:rsidDel="00000000" w:rsidR="00000000" w:rsidRPr="00000000">
        <w:rPr>
          <w:shd w:fill="ffe599" w:val="clear"/>
          <w:rtl w:val="0"/>
        </w:rPr>
        <w:t xml:space="preserve"> Don't motivate multiplication primarily through efficiency ("faster than skip-counting"). Skip-counting by 2s, 5s, 10s is already fast — students may not feel the need. Instead, motivate through </w:t>
      </w:r>
      <w:r w:rsidDel="00000000" w:rsidR="00000000" w:rsidRPr="00000000">
        <w:rPr>
          <w:i w:val="1"/>
          <w:iCs w:val="1"/>
          <w:shd w:fill="ffe599" w:val="clear"/>
          <w:rtl w:val="0"/>
        </w:rPr>
        <w:t xml:space="preserve">recognition</w:t>
      </w:r>
      <w:r w:rsidDel="00000000" w:rsidR="00000000" w:rsidRPr="00000000">
        <w:rPr>
          <w:shd w:fill="ffe599" w:val="clear"/>
          <w:rtl w:val="0"/>
        </w:rPr>
        <w:t xml:space="preserve">: "You already know this from Unit 1. 6 rows of 4 IS 6 × 4. The × symbol describes the structure you can already see." Efficiency becomes obvious with larger numbers; the initial motivation should be connection, not speed.</w:t>
      </w:r>
    </w:p>
    <w:p w:rsidR="00000000" w:rsidDel="00000000" w:rsidP="00000000" w:rsidRDefault="00000000" w:rsidRPr="00000000" w14:paraId="000001D5">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ABSTRACT transition</w:t>
      </w:r>
    </w:p>
    <w:p w:rsidR="00000000" w:rsidDel="00000000" w:rsidP="00000000" w:rsidRDefault="00000000" w:rsidRPr="00000000" w14:paraId="000001D6">
      <w:pPr>
        <w:pStyle w:val="Heading3"/>
        <w:rPr/>
      </w:pPr>
      <w:bookmarkStart w:colFirst="0" w:colLast="0" w:name="_y9dpxjve3g4d" w:id="31"/>
      <w:bookmarkEnd w:id="31"/>
      <w:r w:rsidDel="00000000" w:rsidR="00000000" w:rsidRPr="00000000">
        <w:rPr>
          <w:rtl w:val="0"/>
        </w:rPr>
        <w:t xml:space="preserve">Cognitive Focus</w:t>
      </w:r>
    </w:p>
    <w:p w:rsidR="00000000" w:rsidDel="00000000" w:rsidP="00000000" w:rsidRDefault="00000000" w:rsidRPr="00000000" w14:paraId="000001D7">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structure to symbolic notation</w:t>
      </w:r>
    </w:p>
    <w:p w:rsidR="00000000" w:rsidDel="00000000" w:rsidP="00000000" w:rsidRDefault="00000000" w:rsidRPr="00000000" w14:paraId="000001D8">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dimensions as factors</w:t>
      </w:r>
    </w:p>
    <w:p w:rsidR="00000000" w:rsidDel="00000000" w:rsidP="00000000" w:rsidRDefault="00000000" w:rsidRPr="00000000" w14:paraId="000001D9">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writing multiplication expressions</w:t>
      </w:r>
    </w:p>
    <w:p w:rsidR="00000000" w:rsidDel="00000000" w:rsidP="00000000" w:rsidRDefault="00000000" w:rsidRPr="00000000" w14:paraId="000001DA">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multiplication to solve area problems</w:t>
      </w:r>
    </w:p>
    <w:p w:rsidR="00000000" w:rsidDel="00000000" w:rsidP="00000000" w:rsidRDefault="00000000" w:rsidRPr="00000000" w14:paraId="000001DB">
      <w:pPr>
        <w:pStyle w:val="Heading3"/>
        <w:rPr/>
      </w:pPr>
      <w:bookmarkStart w:colFirst="0" w:colLast="0" w:name="_imdaeybpmvl3" w:id="32"/>
      <w:bookmarkEnd w:id="32"/>
      <w:r w:rsidDel="00000000" w:rsidR="00000000" w:rsidRPr="00000000">
        <w:rPr>
          <w:rtl w:val="0"/>
        </w:rPr>
        <w:t xml:space="preserve">Misconceptions Targeted</w:t>
      </w:r>
    </w:p>
    <w:p w:rsidR="00000000" w:rsidDel="00000000" w:rsidP="00000000" w:rsidRDefault="00000000" w:rsidRPr="00000000" w14:paraId="000001DC">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M3: Formula as arbitrary rule (PRIMARY)</w:t>
      </w:r>
      <w:r w:rsidDel="00000000" w:rsidR="00000000" w:rsidRPr="00000000">
        <w:rPr>
          <w:rtl w:val="0"/>
        </w:rPr>
        <w:t xml:space="preserve"> — Students must understand multiplication emerges from structure, not a random trick</w:t>
      </w:r>
    </w:p>
    <w:p w:rsidR="00000000" w:rsidDel="00000000" w:rsidP="00000000" w:rsidRDefault="00000000" w:rsidRPr="00000000" w14:paraId="000001DD">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M10: Dimension confusion (MODERATE)</w:t>
      </w:r>
      <w:r w:rsidDel="00000000" w:rsidR="00000000" w:rsidRPr="00000000">
        <w:rPr>
          <w:rtl w:val="0"/>
        </w:rPr>
        <w:t xml:space="preserve"> — Both orientations taught explicitly to prevent "which number goes first?" errors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rPr/>
      </w:pPr>
      <w:bookmarkStart w:colFirst="0" w:colLast="0" w:name="_nuhcsig3g4l1" w:id="33"/>
      <w:bookmarkEnd w:id="33"/>
      <w:r w:rsidDel="00000000" w:rsidR="00000000" w:rsidRPr="00000000">
        <w:rPr>
          <w:rtl w:val="0"/>
        </w:rPr>
        <w:t xml:space="preserve">What Students DO</w:t>
      </w:r>
    </w:p>
    <w:p w:rsidR="00000000" w:rsidDel="00000000" w:rsidP="00000000" w:rsidRDefault="00000000" w:rsidRPr="00000000" w14:paraId="000001E1">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numPr>
          <w:ilvl w:val="0"/>
          <w:numId w:val="39"/>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Grid Rectangles</w:t>
      </w:r>
      <w:r w:rsidDel="00000000" w:rsidR="00000000" w:rsidRPr="00000000">
        <w:rPr>
          <w:rFonts w:ascii="Arial Unicode MS" w:cs="Arial Unicode MS" w:eastAsia="Arial Unicode MS" w:hAnsi="Arial Unicode MS"/>
          <w:strike w:val="1"/>
          <w:rtl w:val="0"/>
        </w:rPr>
        <w:t xml:space="preserve"> (full grid, display) → 4×6 rectangle with row highlighting</w:t>
      </w:r>
    </w:p>
    <w:p w:rsidR="00000000" w:rsidDel="00000000" w:rsidP="00000000" w:rsidRDefault="00000000" w:rsidRPr="00000000" w14:paraId="000001E4">
      <w:pPr>
        <w:numPr>
          <w:ilvl w:val="0"/>
          <w:numId w:val="39"/>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M3 callback: "How many rows? How many in each row? Skip-count to find the area."</w:t>
      </w:r>
    </w:p>
    <w:p w:rsidR="00000000" w:rsidDel="00000000" w:rsidP="00000000" w:rsidRDefault="00000000" w:rsidRPr="00000000" w14:paraId="000001E5">
      <w:pPr>
        <w:numPr>
          <w:ilvl w:val="0"/>
          <w:numId w:val="39"/>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w:t>
      </w:r>
      <w:r w:rsidDel="00000000" w:rsidR="00000000" w:rsidRPr="00000000">
        <w:rPr>
          <w:strike w:val="1"/>
          <w:rtl w:val="0"/>
        </w:rPr>
        <w:t xml:space="preserve"> After student skip-counts "6, 12, 18, 24" — Guide writes "4 × 6 = 24" alongside. "4 rows of 6. Mathematicians write that as 4 TIMES 6." — the × symbol appears for the first time as a LABEL for what they already did.</w:t>
      </w:r>
    </w:p>
    <w:p w:rsidR="00000000" w:rsidDel="00000000" w:rsidP="00000000" w:rsidRDefault="00000000" w:rsidRPr="00000000" w14:paraId="000001E6">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Grid Rectangles</w:t>
      </w:r>
      <w:r w:rsidDel="00000000" w:rsidR="00000000" w:rsidRPr="00000000">
        <w:rPr>
          <w:rFonts w:ascii="Arial Unicode MS" w:cs="Arial Unicode MS" w:eastAsia="Arial Unicode MS" w:hAnsi="Arial Unicode MS"/>
          <w:shd w:fill="ffe599" w:val="clear"/>
          <w:rtl w:val="0"/>
        </w:rPr>
        <w:t xml:space="preserve"> (full grid, display) → 6×4 rectangle with row highlighting (same rectangle orientation as M3 synthesis callback)</w:t>
      </w:r>
    </w:p>
    <w:p w:rsidR="00000000" w:rsidDel="00000000" w:rsidP="00000000" w:rsidRDefault="00000000" w:rsidRPr="00000000" w14:paraId="000001E7">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M3 callback: "How many rows? How many in each row? Skip-count to find the area."</w:t>
      </w:r>
    </w:p>
    <w:p w:rsidR="00000000" w:rsidDel="00000000" w:rsidP="00000000" w:rsidRDefault="00000000" w:rsidRPr="00000000" w14:paraId="000001E8">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shd w:fill="ffe599" w:val="clear"/>
          <w:rtl w:val="0"/>
        </w:rPr>
        <w:t xml:space="preserve"> After student skip-counts "4, 8, 12, 16, 20, 24" — Guide writes "6 × 4 = 24" alongside. "6 rows of 4. You already know how to write that — 6 TIMES 4. The × symbol describes the rows and columns you can already see." — multiplication notation as recognition, not introduction. Students know × from Unit 1 M7-M8.</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i w:val="1"/>
          <w:iCs w:val="1"/>
          <w:rtl w:val="0"/>
        </w:rPr>
        <w:t xml:space="preserve">Early activities (Connecting language to notation):</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row/column highlighting on tap) + </w:t>
      </w:r>
      <w:r w:rsidDel="00000000" w:rsidR="00000000" w:rsidRPr="00000000">
        <w:rPr>
          <w:b w:val="1"/>
          <w:bCs w:val="1"/>
          <w:rtl w:val="0"/>
        </w:rPr>
        <w:t xml:space="preserve">Equation Builder</w:t>
      </w:r>
      <w:r w:rsidDel="00000000" w:rsidR="00000000" w:rsidRPr="00000000">
        <w:rPr>
          <w:rtl w:val="0"/>
        </w:rPr>
        <w:t xml:space="preserve"> (scaffolded)</w:t>
      </w:r>
    </w:p>
    <w:p w:rsidR="00000000" w:rsidDel="00000000" w:rsidP="00000000" w:rsidRDefault="00000000" w:rsidRPr="00000000" w14:paraId="000001EF">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identifies structure ("___ rows of ___"), then builds matching multiplication expression</w:t>
      </w:r>
    </w:p>
    <w:p w:rsidR="00000000" w:rsidDel="00000000" w:rsidP="00000000" w:rsidRDefault="00000000" w:rsidRPr="00000000" w14:paraId="000001F0">
      <w:pPr>
        <w:numPr>
          <w:ilvl w:val="1"/>
          <w:numId w:val="3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scaffolded: slots pre-labeled ("Rows" × "In each row" = "Area")</w:t>
      </w:r>
    </w:p>
    <w:p w:rsidR="00000000" w:rsidDel="00000000" w:rsidP="00000000" w:rsidRDefault="00000000" w:rsidRPr="00000000" w14:paraId="000001F1">
      <w:pPr>
        <w:numPr>
          <w:ilvl w:val="1"/>
          <w:numId w:val="39"/>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 — both orientations:</w:t>
      </w:r>
      <w:r w:rsidDel="00000000" w:rsidR="00000000" w:rsidRPr="00000000">
        <w:rPr>
          <w:shd w:fill="ffe599" w:val="clear"/>
          <w:rtl w:val="0"/>
        </w:rPr>
        <w:t xml:space="preserve"> Show rectangle, student writes 6 × 4 = 24 from rows. Then system </w:t>
      </w:r>
      <w:r w:rsidDel="00000000" w:rsidR="00000000" w:rsidRPr="00000000">
        <w:rPr>
          <w:b w:val="1"/>
          <w:bCs w:val="1"/>
          <w:shd w:fill="ffe599" w:val="clear"/>
          <w:rtl w:val="0"/>
        </w:rPr>
        <w:t xml:space="preserve">rotates the rectangle 90°</w:t>
      </w:r>
      <w:r w:rsidDel="00000000" w:rsidR="00000000" w:rsidRPr="00000000">
        <w:rPr>
          <w:shd w:fill="ffe599" w:val="clear"/>
          <w:rtl w:val="0"/>
        </w:rPr>
        <w:t xml:space="preserve"> (animated) so rows become columns. Student writes 4 × 6 = 24. "SAME rectangle, just turned. SAME area. Two ways to describe it." The rotation makes the equivalence physical, not just verbal — reinforces Unit 1 M12 commutativity work with arrays. </w:t>
      </w:r>
      <w:r w:rsidDel="00000000" w:rsidR="00000000" w:rsidRPr="00000000">
        <w:rPr>
          <w:b w:val="1"/>
          <w:bCs w:val="1"/>
          <w:shd w:fill="ffe599" w:val="clear"/>
          <w:rtl w:val="0"/>
        </w:rPr>
        <w:t xml:space="preserve">Engineering note:</w:t>
      </w:r>
      <w:r w:rsidDel="00000000" w:rsidR="00000000" w:rsidRPr="00000000">
        <w:rPr>
          <w:shd w:fill="ffe599" w:val="clear"/>
          <w:rtl w:val="0"/>
        </w:rPr>
        <w:t xml:space="preserve"> Grid Rectangles must support animated 90° rotation with row/column highlighting updating to match new orientation.</w:t>
      </w:r>
    </w:p>
    <w:p w:rsidR="00000000" w:rsidDel="00000000" w:rsidP="00000000" w:rsidRDefault="00000000" w:rsidRPr="00000000" w14:paraId="000001F2">
      <w:pPr>
        <w:numPr>
          <w:ilvl w:val="1"/>
          <w:numId w:val="39"/>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45"/>
      <w:r w:rsidDel="00000000" w:rsidR="00000000" w:rsidRPr="00000000">
        <w:rPr>
          <w:b w:val="1"/>
          <w:bCs w:val="1"/>
          <w:strike w:val="1"/>
          <w:rtl w:val="0"/>
        </w:rPr>
        <w:t xml:space="preserve">Key beat — both orientations:</w:t>
      </w:r>
      <w:r w:rsidDel="00000000" w:rsidR="00000000" w:rsidRPr="00000000">
        <w:rPr>
          <w:strike w:val="1"/>
          <w:rtl w:val="0"/>
        </w:rPr>
        <w:t xml:space="preserve"> Show same rectangle, student writes 4 × 6 = 24 from rows, then 6 × 4 = 24 from columns. "SAME area. Two different ways to describe it." — prevents rigid thinking about factor order</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F3">
      <w:pPr>
        <w:numPr>
          <w:ilvl w:val="1"/>
          <w:numId w:val="39"/>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Skip-counting available as a computation strategy (not just verification). Many students have not yet mastered all multiplication facts — only 2s, 5s, and 10s are likely fluent from Unit 1. For other factors, skip-counting IS how they produce the product. Do not require it, do not prevent it.</w:t>
      </w:r>
      <w:r w:rsidDel="00000000" w:rsidR="00000000" w:rsidRPr="00000000">
        <w:rPr>
          <w:rtl w:val="0"/>
        </w:rPr>
      </w:r>
    </w:p>
    <w:p w:rsidR="00000000" w:rsidDel="00000000" w:rsidP="00000000" w:rsidRDefault="00000000" w:rsidRPr="00000000" w14:paraId="000001F4">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rectangles with small, familiar factors (</w:t>
      </w:r>
      <w:r w:rsidDel="00000000" w:rsidR="00000000" w:rsidRPr="00000000">
        <w:rPr>
          <w:shd w:fill="d9ead3" w:val="clear"/>
          <w:rtl w:val="0"/>
        </w:rPr>
        <w:t xml:space="preserve">2×4, 3×5, 4×6</w:t>
      </w:r>
      <w:r w:rsidDel="00000000" w:rsidR="00000000" w:rsidRPr="00000000">
        <w:rPr>
          <w:rtl w:val="0"/>
        </w:rPr>
        <w:t xml:space="preserv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i w:val="1"/>
          <w:iCs w:val="1"/>
          <w:rtl w:val="0"/>
        </w:rPr>
        <w:t xml:space="preserve">Mid activities (Grid still visible, less scaffolding):</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NO highlighting) + </w:t>
      </w:r>
      <w:r w:rsidDel="00000000" w:rsidR="00000000" w:rsidRPr="00000000">
        <w:rPr>
          <w:b w:val="1"/>
          <w:bCs w:val="1"/>
          <w:rtl w:val="0"/>
        </w:rPr>
        <w:t xml:space="preserve">Equation Builder</w:t>
      </w:r>
      <w:r w:rsidDel="00000000" w:rsidR="00000000" w:rsidRPr="00000000">
        <w:rPr>
          <w:rtl w:val="0"/>
        </w:rPr>
        <w:t xml:space="preserve"> (unlabeled slots)</w:t>
      </w:r>
    </w:p>
    <w:p w:rsidR="00000000" w:rsidDel="00000000" w:rsidP="00000000" w:rsidRDefault="00000000" w:rsidRPr="00000000" w14:paraId="000001F9">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identifies dimensions from grid, builds expression independently</w:t>
      </w:r>
    </w:p>
    <w:p w:rsidR="00000000" w:rsidDel="00000000" w:rsidP="00000000" w:rsidRDefault="00000000" w:rsidRPr="00000000" w14:paraId="000001FA">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prompts decrease: first 1-2 with "How many rows?", then student works independently</w:t>
      </w:r>
    </w:p>
    <w:p w:rsidR="00000000" w:rsidDel="00000000" w:rsidP="00000000" w:rsidRDefault="00000000" w:rsidRPr="00000000" w14:paraId="000001FB">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building expression: skip-count to verify answer matches</w:t>
      </w:r>
    </w:p>
    <w:p w:rsidR="00000000" w:rsidDel="00000000" w:rsidP="00000000" w:rsidRDefault="00000000" w:rsidRPr="00000000" w14:paraId="000001FC">
      <w:pPr>
        <w:numPr>
          <w:ilvl w:val="0"/>
          <w:numId w:val="3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Skip-counting remains available as a computation strategy. Students who know the fact can state the product directly; students who don't can skip-count. Neither approach is privileged — the M4 goal is the notation connection (structure → expression), not multiplication fact fluency.</w:t>
      </w:r>
    </w:p>
    <w:p w:rsidR="00000000" w:rsidDel="00000000" w:rsidP="00000000" w:rsidRDefault="00000000" w:rsidRPr="00000000" w14:paraId="000001FD">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bridge: start using "length" and "width" alongside "rows" and "columns"</w:t>
      </w:r>
    </w:p>
    <w:p w:rsidR="00000000" w:rsidDel="00000000" w:rsidP="00000000" w:rsidRDefault="00000000" w:rsidRPr="00000000" w14:paraId="000001FE">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rectangles with moderate factors (</w:t>
      </w:r>
      <w:r w:rsidDel="00000000" w:rsidR="00000000" w:rsidRPr="00000000">
        <w:rPr>
          <w:shd w:fill="d9ead3" w:val="clear"/>
          <w:rtl w:val="0"/>
        </w:rPr>
        <w:t xml:space="preserve">3×7, 5×6, 4×8</w:t>
      </w:r>
      <w:r w:rsidDel="00000000" w:rsidR="00000000" w:rsidRPr="00000000">
        <w:rPr>
          <w:rtl w:val="0"/>
        </w:rPr>
        <w:t xml:space="preser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i w:val="1"/>
          <w:iCs w:val="1"/>
          <w:rtl w:val="0"/>
        </w:rPr>
        <w:t xml:space="preserve">Late activities (Full independence — grid stays, scaffolding removed):</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no highlighting) + </w:t>
      </w:r>
      <w:r w:rsidDel="00000000" w:rsidR="00000000" w:rsidRPr="00000000">
        <w:rPr>
          <w:b w:val="1"/>
          <w:bCs w:val="1"/>
          <w:rtl w:val="0"/>
        </w:rPr>
        <w:t xml:space="preserve">Equation Builder</w:t>
      </w:r>
      <w:r w:rsidDel="00000000" w:rsidR="00000000" w:rsidRPr="00000000">
        <w:rPr>
          <w:rtl w:val="0"/>
        </w:rPr>
        <w:t xml:space="preserve"> (no scaffolding — no pre-labeled slots, no prompting)</w:t>
      </w:r>
    </w:p>
    <w:p w:rsidR="00000000" w:rsidDel="00000000" w:rsidP="00000000" w:rsidRDefault="00000000" w:rsidRPr="00000000" w14:paraId="000002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"Now YOU write the whole thing. Look at the rectangle, figure out the length and width, write the multiplication, and find the area." The challenge is mathematical notation independence — building the expression without any scaffold support — not grid abstraction. The grid stays because it's still USEFUL: students can verify their multiplication by counting if they want to. </w:t>
      </w:r>
      <w:r w:rsidDel="00000000" w:rsidR="00000000" w:rsidRPr="00000000">
        <w:rPr>
          <w:shd w:fill="d9ead3" w:val="clear"/>
          <w:rtl w:val="0"/>
        </w:rPr>
        <w:t xml:space="preserve">That self-check disappears in M7, which is exactly when it should.</w:t>
      </w:r>
    </w:p>
    <w:p w:rsidR="00000000" w:rsidDel="00000000" w:rsidP="00000000" w:rsidRDefault="00000000" w:rsidRPr="00000000" w14:paraId="000002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writes expression from scratch, calculates product, states area with units</w:t>
      </w:r>
    </w:p>
    <w:p w:rsidR="00000000" w:rsidDel="00000000" w:rsidP="00000000" w:rsidRDefault="00000000" w:rsidRPr="00000000" w14:paraId="000002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orientations accepted (4×6 and 6×4 both valid)</w:t>
      </w:r>
    </w:p>
    <w:p w:rsidR="00000000" w:rsidDel="00000000" w:rsidP="00000000" w:rsidRDefault="00000000" w:rsidRPr="00000000" w14:paraId="000002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"length × width" becomes primary language</w:t>
      </w:r>
    </w:p>
    <w:p w:rsidR="00000000" w:rsidDel="00000000" w:rsidP="00000000" w:rsidRDefault="00000000" w:rsidRPr="00000000" w14:paraId="00000207">
      <w:pPr>
        <w:numPr>
          <w:ilvl w:val="0"/>
          <w:numId w:val="1"/>
        </w:numPr>
        <w:ind w:left="720" w:hanging="360"/>
        <w:rPr>
          <w:rFonts w:ascii="Arial" w:cs="Arial" w:eastAsia="Arial" w:hAnsi="Arial"/>
          <w:b w:val="0"/>
          <w:bCs w:val="0"/>
          <w:i w:val="0"/>
          <w:iCs w:val="0"/>
          <w:smallCaps w:val="0"/>
          <w:strike w:val="0"/>
          <w:color w:val="000000"/>
          <w:sz w:val="22"/>
          <w:szCs w:val="22"/>
          <w:shd w:fill="d9ead3" w:val="clear"/>
          <w:vertAlign w:val="baseline"/>
        </w:rPr>
      </w:pPr>
      <w:r w:rsidDel="00000000" w:rsidR="00000000" w:rsidRPr="00000000">
        <w:rPr>
          <w:shd w:fill="d9ead3" w:val="clear"/>
          <w:rtl w:val="0"/>
        </w:rPr>
        <w:t xml:space="preserve">5+ rectangles with factors up to 10</w:t>
      </w:r>
    </w:p>
    <w:p w:rsidR="00000000" w:rsidDel="00000000" w:rsidP="00000000" w:rsidRDefault="00000000" w:rsidRPr="00000000" w14:paraId="00000208">
      <w:pPr>
        <w:ind w:left="0" w:firstLine="0"/>
        <w:rPr>
          <w:i w:val="1"/>
          <w:iCs w:val="1"/>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 testing Equation Builder independence with grid support:</w:t>
      </w:r>
    </w:p>
    <w:p w:rsidR="00000000" w:rsidDel="00000000" w:rsidP="00000000" w:rsidRDefault="00000000" w:rsidRPr="00000000" w14:paraId="0000020D">
      <w:pPr>
        <w:numPr>
          <w:ilvl w:val="1"/>
          <w:numId w:val="8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 </w:t>
      </w: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(unlabeled slots) → write expression, find area (tests: can they build an expression with slot scaffolding?)</w:t>
      </w:r>
    </w:p>
    <w:p w:rsidR="00000000" w:rsidDel="00000000" w:rsidP="00000000" w:rsidRDefault="00000000" w:rsidRPr="00000000" w14:paraId="0000020E">
      <w:pPr>
        <w:numPr>
          <w:ilvl w:val="1"/>
          <w:numId w:val="8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(full grid visible) + </w:t>
      </w: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(no scaffolding) → write expression, find area (tests: can they build an expression independently?)</w:t>
      </w:r>
    </w:p>
    <w:p w:rsidR="00000000" w:rsidDel="00000000" w:rsidP="00000000" w:rsidRDefault="00000000" w:rsidRPr="00000000" w14:paraId="0000020F">
      <w:pPr>
        <w:numPr>
          <w:ilvl w:val="1"/>
          <w:numId w:val="8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(full grid visible, no highlighting, no Equation Builder) → state area with correct units from MC (tests: can they determine area without any notation support?)</w:t>
      </w:r>
    </w:p>
    <w:p w:rsidR="00000000" w:rsidDel="00000000" w:rsidP="00000000" w:rsidRDefault="00000000" w:rsidRPr="00000000" w14:paraId="00000210">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visual-to-symbolic connection, independent expression building, multiplication fluency for area. Grid is visible in ALL problems — grid abstraction is M7's assessment, not M4's.</w:t>
      </w:r>
    </w:p>
    <w:p w:rsidR="00000000" w:rsidDel="00000000" w:rsidP="00000000" w:rsidRDefault="00000000" w:rsidRPr="00000000" w14:paraId="00000211">
      <w:pPr>
        <w:ind w:left="72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problems with full grid visible — Practice tests multiplication-notation fluency, not grid abstraction</w:t>
      </w:r>
    </w:p>
    <w:p w:rsidR="00000000" w:rsidDel="00000000" w:rsidP="00000000" w:rsidRDefault="00000000" w:rsidRPr="00000000" w14:paraId="00000215">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Equation Builder scaffolding — students build expressions or select area from MC independently</w:t>
      </w:r>
    </w:p>
    <w:p w:rsidR="00000000" w:rsidDel="00000000" w:rsidP="00000000" w:rsidRDefault="00000000" w:rsidRPr="00000000" w14:paraId="00000216">
      <w:pPr>
        <w:numPr>
          <w:ilvl w:val="0"/>
          <w:numId w:val="53"/>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46"/>
      <w:commentRangeStart w:id="47"/>
      <w:commentRangeStart w:id="48"/>
      <w:r w:rsidDel="00000000" w:rsidR="00000000" w:rsidRPr="00000000">
        <w:rPr>
          <w:strike w:val="1"/>
          <w:rtl w:val="0"/>
        </w:rPr>
        <w:t xml:space="preserve">Some word problems: "A rectangle is 7 cm by 3 cm. What is the area?"</w:t>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strike w:val="1"/>
          <w:rtl w:val="0"/>
        </w:rPr>
        <w:t xml:space="preserve"> (grid still shown alongside word problem — the text adds context, not abstraction)</w:t>
      </w:r>
    </w:p>
    <w:p w:rsidR="00000000" w:rsidDel="00000000" w:rsidP="00000000" w:rsidRDefault="00000000" w:rsidRPr="00000000" w14:paraId="00000217">
      <w:pPr>
        <w:numPr>
          <w:ilvl w:val="0"/>
          <w:numId w:val="5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Some word problems: "A rectangle is 7 units long and 3 units wide. What is the area?" (grid still shown alongside word problem — the text adds context, not abstraction). </w:t>
      </w:r>
      <w:r w:rsidDel="00000000" w:rsidR="00000000" w:rsidRPr="00000000">
        <w:rPr>
          <w:b w:val="1"/>
          <w:bCs w:val="1"/>
          <w:shd w:fill="ffe599" w:val="clear"/>
          <w:rtl w:val="0"/>
        </w:rPr>
        <w:t xml:space="preserve">All M4 problems use generic "square units" only. Named units (cm, in, ft, m) are introduced in M5-M6. Using them here would front-load vocabulary before it's taught.</w:t>
      </w:r>
      <w:r w:rsidDel="00000000" w:rsidR="00000000" w:rsidRPr="00000000">
        <w:rPr>
          <w:rtl w:val="0"/>
        </w:rPr>
      </w:r>
    </w:p>
    <w:p w:rsidR="00000000" w:rsidDel="00000000" w:rsidP="00000000" w:rsidRDefault="00000000" w:rsidRPr="00000000" w14:paraId="00000218">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comparison: given two rectangles with different dimensions, which has greater area?</w:t>
      </w:r>
    </w:p>
    <w:p w:rsidR="00000000" w:rsidDel="00000000" w:rsidP="00000000" w:rsidRDefault="00000000" w:rsidRPr="00000000" w14:paraId="00000219">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Emphasis on independent expression building across varied factor sizes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formula emerges:</w:t>
      </w:r>
      <w:r w:rsidDel="00000000" w:rsidR="00000000" w:rsidRPr="00000000">
        <w:rPr>
          <w:rFonts w:ascii="Arial Unicode MS" w:cs="Arial Unicode MS" w:eastAsia="Arial Unicode MS" w:hAnsi="Arial Unicode MS"/>
          <w:rtl w:val="0"/>
        </w:rPr>
        <w:t xml:space="preserve"> Display several completed problems. "What pattern do you notice? How did we find area EVERY time?" → "Area = length × width." This isn't NEW — it's naming what students have been doing since M1.</w:t>
      </w:r>
    </w:p>
    <w:p w:rsidR="00000000" w:rsidDel="00000000" w:rsidP="00000000" w:rsidRDefault="00000000" w:rsidRPr="00000000" w14:paraId="0000021E">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Progression callback: M1 (tiled and counted) → M2 (tiled correctly) → M3 (skip-counted rows) → M4 (multiplied) — same concept, increasingly efficient</w:t>
      </w:r>
    </w:p>
    <w:p w:rsidR="00000000" w:rsidDel="00000000" w:rsidP="00000000" w:rsidRDefault="00000000" w:rsidRPr="00000000" w14:paraId="0000021F">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Connection: "Every multiplication fact is an area!"</w:t>
      </w:r>
    </w:p>
    <w:p w:rsidR="00000000" w:rsidDel="00000000" w:rsidP="00000000" w:rsidRDefault="00000000" w:rsidRPr="00000000" w14:paraId="00000220">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M5: "You can find area of ANY rectangle now. But we've been using 'square units' — tomorrow we'll learn about SPECIFIC square units that everyone uses."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rPr/>
      </w:pPr>
      <w:bookmarkStart w:colFirst="0" w:colLast="0" w:name="_yneicf8acjt8" w:id="34"/>
      <w:bookmarkEnd w:id="34"/>
      <w:r w:rsidDel="00000000" w:rsidR="00000000" w:rsidRPr="00000000">
        <w:rPr>
          <w:rtl w:val="0"/>
        </w:rPr>
        <w:t xml:space="preserve">Scaffolding Progression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b w:val="1"/>
                <w:bCs w:val="1"/>
                <w:rtl w:val="0"/>
              </w:rPr>
              <w:t xml:space="preserve">Grid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Full grid + highlighting on 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Pre-labeled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Arial Unicode MS" w:cs="Arial Unicode MS" w:eastAsia="Arial Unicode MS" w:hAnsi="Arial Unicode MS"/>
                <w:rtl w:val="0"/>
              </w:rPr>
              <w:t xml:space="preserve">"rows of"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Full grid, no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Unlabeled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"length" and "width"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commentRangeStart w:id="49"/>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Full grid, no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commentRangeEnd w:id="49"/>
            <w:r w:rsidDel="00000000" w:rsidR="00000000" w:rsidRPr="00000000">
              <w:commentReference w:id="49"/>
            </w:r>
            <w:r w:rsidDel="00000000" w:rsidR="00000000" w:rsidRPr="00000000">
              <w:rPr>
                <w:rtl w:val="0"/>
              </w:rPr>
              <w:t xml:space="preserve">No scaffolding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"length × width" primary</w:t>
            </w:r>
          </w:p>
        </w:tc>
      </w:tr>
    </w:tbl>
    <w:p w:rsidR="00000000" w:rsidDel="00000000" w:rsidP="00000000" w:rsidRDefault="00000000" w:rsidRPr="00000000" w14:paraId="00000234">
      <w:pPr>
        <w:pStyle w:val="Heading3"/>
        <w:rPr/>
      </w:pPr>
      <w:bookmarkStart w:colFirst="0" w:colLast="0" w:name="_q6qau2i436c4" w:id="35"/>
      <w:bookmarkEnd w:id="35"/>
      <w:r w:rsidDel="00000000" w:rsidR="00000000" w:rsidRPr="00000000">
        <w:rPr>
          <w:rtl w:val="0"/>
        </w:rPr>
        <w:t xml:space="preserve">Tool Requirements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Full grid throughout; dimension labels always visible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Display +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Grid stays constant — the progression is in Equation Builder scaffolding removal, not grid fading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Drag/click number and symbol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Drag-and-drop or click-and-place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Arial Unicode MS" w:cs="Arial Unicode MS" w:eastAsia="Arial Unicode MS" w:hAnsi="Arial Unicode MS"/>
                <w:rtl w:val="0"/>
              </w:rPr>
              <w:t xml:space="preserve">Pre-labeled → unlabeled → 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Row/Column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Available in Early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Tap to 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Fades quickly — students should internalize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commentRangeStart w:id="50"/>
            <w:commentRangeStart w:id="51"/>
            <w:r w:rsidDel="00000000" w:rsidR="00000000" w:rsidRPr="00000000">
              <w:rPr>
                <w:rtl w:val="0"/>
              </w:rPr>
              <w:t xml:space="preserve">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strike w:val="1"/>
                <w:rtl w:val="0"/>
              </w:rPr>
              <w:t xml:space="preserve">Always visible when grid fades</w:t>
            </w:r>
            <w:r w:rsidDel="00000000" w:rsidR="00000000" w:rsidRPr="00000000">
              <w:rPr>
                <w:rtl w:val="0"/>
              </w:rPr>
              <w:br w:type="textWrapping"/>
              <w:t xml:space="preserve">Visible alongside full grid from Mid onward (when "length" and "width" vocabulary is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shd w:fill="ffe599" w:val="clear"/>
              </w:rPr>
            </w:pPr>
            <w:r w:rsidDel="00000000" w:rsidR="00000000" w:rsidRPr="00000000">
              <w:rPr>
                <w:shd w:fill="ffe599" w:val="clear"/>
                <w:rtl w:val="0"/>
              </w:rPr>
              <w:t xml:space="preserve">Shows length and width on two adjacent sides. In M4 the grid never fades — labels supplement the grid, not replace it. Labels persist when grid fades in M7+. </w:t>
            </w:r>
          </w:p>
        </w:tc>
      </w:tr>
    </w:tbl>
    <w:p w:rsidR="00000000" w:rsidDel="00000000" w:rsidP="00000000" w:rsidRDefault="00000000" w:rsidRPr="00000000" w14:paraId="00000249">
      <w:pPr>
        <w:pStyle w:val="Heading3"/>
        <w:rPr/>
      </w:pPr>
      <w:bookmarkStart w:colFirst="0" w:colLast="0" w:name="_hz8iapjynh1c" w:id="36"/>
      <w:bookmarkEnd w:id="36"/>
      <w:r w:rsidDel="00000000" w:rsidR="00000000" w:rsidRPr="00000000">
        <w:rPr>
          <w:rtl w:val="0"/>
        </w:rPr>
        <w:t xml:space="preserve">Equation Builder Specifications</w:t>
      </w:r>
    </w:p>
    <w:p w:rsidR="00000000" w:rsidDel="00000000" w:rsidP="00000000" w:rsidRDefault="00000000" w:rsidRPr="00000000" w14:paraId="0000024A">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Components: Number tiles (2-10), × symbol, = symbol</w:t>
      </w:r>
    </w:p>
    <w:p w:rsidR="00000000" w:rsidDel="00000000" w:rsidP="00000000" w:rsidRDefault="00000000" w:rsidRPr="00000000" w14:paraId="0000024B">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template: ___ × ___ = ___</w:t>
      </w:r>
    </w:p>
    <w:p w:rsidR="00000000" w:rsidDel="00000000" w:rsidP="00000000" w:rsidRDefault="00000000" w:rsidRPr="00000000" w14:paraId="0000024C">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Interaction: drag-and-drop OR click-and-place (touchpad-friendly)</w:t>
      </w:r>
    </w:p>
    <w:p w:rsidR="00000000" w:rsidDel="00000000" w:rsidP="00000000" w:rsidRDefault="00000000" w:rsidRPr="00000000" w14:paraId="0000024D">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Validation: accepts both orientations (4×6 and 6×4 both correct)</w:t>
      </w:r>
    </w:p>
    <w:p w:rsidR="00000000" w:rsidDel="00000000" w:rsidP="00000000" w:rsidRDefault="00000000" w:rsidRPr="00000000" w14:paraId="0000024E">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Scaffolding: Early = pre-labeled slots → Mid = unlabeled → Late = full independence</w:t>
      </w:r>
    </w:p>
    <w:p w:rsidR="00000000" w:rsidDel="00000000" w:rsidP="00000000" w:rsidRDefault="00000000" w:rsidRPr="00000000" w14:paraId="0000024F">
      <w:pPr>
        <w:pStyle w:val="Heading3"/>
        <w:rPr/>
      </w:pPr>
      <w:bookmarkStart w:colFirst="0" w:colLast="0" w:name="_8jyz80mjbpa7" w:id="37"/>
      <w:bookmarkEnd w:id="37"/>
      <w:r w:rsidDel="00000000" w:rsidR="00000000" w:rsidRPr="00000000">
        <w:rPr>
          <w:rtl w:val="0"/>
        </w:rPr>
        <w:t xml:space="preserve">Data Constraints</w:t>
      </w:r>
    </w:p>
    <w:p w:rsidR="00000000" w:rsidDel="00000000" w:rsidP="00000000" w:rsidRDefault="00000000" w:rsidRPr="00000000" w14:paraId="00000250">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Factors: 2–10 (within familiar multiplication facts)</w:t>
      </w:r>
    </w:p>
    <w:p w:rsidR="00000000" w:rsidDel="00000000" w:rsidP="00000000" w:rsidRDefault="00000000" w:rsidRPr="00000000" w14:paraId="00000251">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Products: within 100 (per standard 3.MD.7a)</w:t>
      </w:r>
    </w:p>
    <w:p w:rsidR="00000000" w:rsidDel="00000000" w:rsidP="00000000" w:rsidRDefault="00000000" w:rsidRPr="00000000" w14:paraId="00000252">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square (4×4, 5×5) and non-square (3×7, 4×9)</w:t>
      </w:r>
    </w:p>
    <w:p w:rsidR="00000000" w:rsidDel="00000000" w:rsidP="00000000" w:rsidRDefault="00000000" w:rsidRPr="00000000" w14:paraId="00000253">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Consistent units within each problem; mix across problems (cm, inches, feet)</w:t>
      </w:r>
    </w:p>
    <w:p w:rsidR="00000000" w:rsidDel="00000000" w:rsidP="00000000" w:rsidRDefault="00000000" w:rsidRPr="00000000" w14:paraId="00000254">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unit conversion required</w:t>
      </w:r>
    </w:p>
    <w:p w:rsidR="00000000" w:rsidDel="00000000" w:rsidP="00000000" w:rsidRDefault="00000000" w:rsidRPr="00000000" w14:paraId="00000255">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Early: 2×4, 3×5, 4×6 (small, familiar)</w:t>
      </w:r>
    </w:p>
    <w:p w:rsidR="00000000" w:rsidDel="00000000" w:rsidP="00000000" w:rsidRDefault="00000000" w:rsidRPr="00000000" w14:paraId="00000256">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Mid: 3×7, 5×6, 4×8 (moderate)</w:t>
      </w:r>
    </w:p>
    <w:p w:rsidR="00000000" w:rsidDel="00000000" w:rsidP="00000000" w:rsidRDefault="00000000" w:rsidRPr="00000000" w14:paraId="00000257">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 6×7, 5×9, 8×8 (larger but within 100)</w:t>
      </w:r>
    </w:p>
    <w:p w:rsidR="00000000" w:rsidDel="00000000" w:rsidP="00000000" w:rsidRDefault="00000000" w:rsidRPr="00000000" w14:paraId="00000258">
      <w:pPr>
        <w:pStyle w:val="Heading3"/>
        <w:rPr/>
      </w:pPr>
      <w:bookmarkStart w:colFirst="0" w:colLast="0" w:name="_2dk7smkfid4g" w:id="38"/>
      <w:bookmarkEnd w:id="38"/>
      <w:r w:rsidDel="00000000" w:rsidR="00000000" w:rsidRPr="00000000">
        <w:rPr>
          <w:rtl w:val="0"/>
        </w:rPr>
        <w:t xml:space="preserve">Vocabulary Progression</w:t>
      </w:r>
    </w:p>
    <w:p w:rsidR="00000000" w:rsidDel="00000000" w:rsidP="00000000" w:rsidRDefault="00000000" w:rsidRPr="00000000" w14:paraId="00000259">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Early: "rows of" → "×" (maintains M3 connection)</w:t>
      </w:r>
    </w:p>
    <w:p w:rsidR="00000000" w:rsidDel="00000000" w:rsidP="00000000" w:rsidRDefault="00000000" w:rsidRPr="00000000" w14:paraId="0000025A">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Mid: "length" and "width" alongside "rows" and "columns"</w:t>
      </w:r>
    </w:p>
    <w:p w:rsidR="00000000" w:rsidDel="00000000" w:rsidP="00000000" w:rsidRDefault="00000000" w:rsidRPr="00000000" w14:paraId="0000025B">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 "Area = length × width" as primary formula</w:t>
      </w:r>
    </w:p>
    <w:p w:rsidR="00000000" w:rsidDel="00000000" w:rsidP="00000000" w:rsidRDefault="00000000" w:rsidRPr="00000000" w14:paraId="0000025C">
      <w:pPr>
        <w:pStyle w:val="Heading3"/>
        <w:rPr/>
      </w:pPr>
      <w:bookmarkStart w:colFirst="0" w:colLast="0" w:name="_ctypo5o4k931" w:id="39"/>
      <w:bookmarkEnd w:id="39"/>
      <w:r w:rsidDel="00000000" w:rsidR="00000000" w:rsidRPr="00000000">
        <w:rPr>
          <w:rFonts w:ascii="Arial Unicode MS" w:cs="Arial Unicode MS" w:eastAsia="Arial Unicode MS" w:hAnsi="Arial Unicode MS"/>
          <w:rtl w:val="0"/>
        </w:rPr>
        <w:t xml:space="preserve">Key Transition: M3 → M4</w:t>
      </w:r>
    </w:p>
    <w:p w:rsidR="00000000" w:rsidDel="00000000" w:rsidP="00000000" w:rsidRDefault="00000000" w:rsidRPr="00000000" w14:paraId="0000025D">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Skip-counting structure → Multiplication notation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What carries forward:</w:t>
      </w:r>
      <w:r w:rsidDel="00000000" w:rsidR="00000000" w:rsidRPr="00000000">
        <w:rPr>
          <w:rtl w:val="0"/>
        </w:rPr>
        <w:t xml:space="preserve"> Row/column structure identification, "equal rows" understanding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What's new:</w:t>
      </w:r>
      <w:r w:rsidDel="00000000" w:rsidR="00000000" w:rsidRPr="00000000">
        <w:rPr>
          <w:rtl w:val="0"/>
        </w:rPr>
        <w:t xml:space="preserve"> × symbol, equation builder, vocabulary shift to "length × width"</w:t>
      </w:r>
    </w:p>
    <w:p w:rsidR="00000000" w:rsidDel="00000000" w:rsidP="00000000" w:rsidRDefault="00000000" w:rsidRPr="00000000" w14:paraId="00000262">
      <w:pPr>
        <w:pStyle w:val="Heading3"/>
        <w:rPr/>
      </w:pPr>
      <w:bookmarkStart w:colFirst="0" w:colLast="0" w:name="_d0kfe2bdo3nw" w:id="40"/>
      <w:bookmarkEnd w:id="40"/>
      <w:r w:rsidDel="00000000" w:rsidR="00000000" w:rsidRPr="00000000">
        <w:rPr>
          <w:rFonts w:ascii="Arial Unicode MS" w:cs="Arial Unicode MS" w:eastAsia="Arial Unicode MS" w:hAnsi="Arial Unicode MS"/>
          <w:rtl w:val="0"/>
        </w:rPr>
        <w:t xml:space="preserve">Key Transition: M4 → M5</w:t>
      </w:r>
    </w:p>
    <w:p w:rsidR="00000000" w:rsidDel="00000000" w:rsidP="00000000" w:rsidRDefault="00000000" w:rsidRPr="00000000" w14:paraId="00000263">
      <w:pPr>
        <w:rPr/>
      </w:pPr>
      <w:r w:rsidDel="00000000" w:rsidR="00000000" w:rsidRPr="00000000">
        <w:rPr>
          <w:b w:val="1"/>
          <w:bCs w:val="1"/>
          <w:rtl w:val="0"/>
        </w:rPr>
        <w:t xml:space="preserve">What M4 establishes:</w:t>
      </w:r>
      <w:r w:rsidDel="00000000" w:rsidR="00000000" w:rsidRPr="00000000">
        <w:rPr>
          <w:rtl w:val="0"/>
        </w:rPr>
        <w:t xml:space="preserve"> Area = length × width; independent expression building (no Equation Builder scaffolding); multiplication fluency for area WITH grid support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What M5 builds:</w:t>
      </w:r>
      <w:r w:rsidDel="00000000" w:rsidR="00000000" w:rsidRPr="00000000">
        <w:rPr>
          <w:rtl w:val="0"/>
        </w:rPr>
        <w:t xml:space="preserve"> Standard units (square inches, square centimeters); same formula, but unit matters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Bridge:</w:t>
      </w:r>
      <w:r w:rsidDel="00000000" w:rsidR="00000000" w:rsidRPr="00000000">
        <w:rPr>
          <w:rtl w:val="0"/>
        </w:rPr>
        <w:t xml:space="preserve"> "You can find area of ANY rectangle. But what SIZE are those square units?"</w:t>
      </w:r>
    </w:p>
    <w:p w:rsidR="00000000" w:rsidDel="00000000" w:rsidP="00000000" w:rsidRDefault="00000000" w:rsidRPr="00000000" w14:paraId="00000268">
      <w:pPr>
        <w:pStyle w:val="Heading3"/>
        <w:rPr>
          <w:shd w:fill="a4c2f4" w:val="clear"/>
        </w:rPr>
      </w:pPr>
      <w:bookmarkStart w:colFirst="0" w:colLast="0" w:name="_1pbfvr2gaayk" w:id="41"/>
      <w:bookmarkEnd w:id="41"/>
      <w:r w:rsidDel="00000000" w:rsidR="00000000" w:rsidRPr="00000000">
        <w:rPr>
          <w:shd w:fill="a4c2f4" w:val="clear"/>
          <w:rtl w:val="0"/>
        </w:rPr>
        <w:t xml:space="preserve">SME Review Questions</w:t>
      </w:r>
    </w:p>
    <w:p w:rsidR="00000000" w:rsidDel="00000000" w:rsidP="00000000" w:rsidRDefault="00000000" w:rsidRPr="00000000" w14:paraId="00000269">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Grid fading pace?</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Keep full grids through M4 (confirmed by SME — grid stays while working with generic square units). Full grids also persist through M5-M6 for a different reason: grid SIZE is the teaching concept for standard units. Grid fading begins M7, which is the first module where students don't need the grid for new content. </w:t>
      </w:r>
      <w:r w:rsidDel="00000000" w:rsidR="00000000" w:rsidRPr="00000000">
        <w:rPr>
          <w:b w:val="1"/>
          <w:bCs w:val="1"/>
          <w:rtl w:val="0"/>
        </w:rPr>
        <w:t xml:space="preserve">Confirm with SME:</w:t>
      </w:r>
      <w:r w:rsidDel="00000000" w:rsidR="00000000" w:rsidRPr="00000000">
        <w:rPr>
          <w:rtl w:val="0"/>
        </w:rPr>
        <w:t xml:space="preserve"> this means grid fading starts at M7, not M5-M6. If SME intended fading to begin with standard unit introduction, that conflicts with the M5-M6 unit-size teaching design which requires visible grid comparisons.</w:t>
      </w:r>
      <w:r w:rsidDel="00000000" w:rsidR="00000000" w:rsidRPr="00000000">
        <w:rPr>
          <w:rtl w:val="0"/>
        </w:rPr>
        <w:t xml:space="preserve"> </w:t>
      </w:r>
      <w:commentRangeStart w:id="52"/>
      <w:r w:rsidDel="00000000" w:rsidR="00000000" w:rsidRPr="00000000">
        <w:rPr>
          <w:rtl w:val="0"/>
        </w:rPr>
        <w:t xml:space="preserve">     </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26A">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Both orientations — equal emphasis or establish standard?</w:t>
      </w:r>
      <w:r w:rsidDel="00000000" w:rsidR="00000000" w:rsidRPr="00000000">
        <w:rPr>
          <w:rtl w:val="0"/>
        </w:rPr>
        <w:t xml:space="preserve"> </w:t>
      </w:r>
      <w:r w:rsidDel="00000000" w:rsidR="00000000" w:rsidRPr="00000000">
        <w:rPr>
          <w:b w:val="1"/>
          <w:bCs w:val="1"/>
          <w:rtl w:val="0"/>
        </w:rPr>
        <w:t xml:space="preserve">PENDING FURTHER REVIEW.</w:t>
      </w:r>
      <w:r w:rsidDel="00000000" w:rsidR="00000000" w:rsidRPr="00000000">
        <w:rPr>
          <w:rtl w:val="0"/>
        </w:rPr>
        <w:t xml:space="preserve"> SME proposes sequence: (1) introduce commutativity through animated rectangle rotation (same shape = same area), (2) demonstrate counting by columns produces same result as counting by rows (structural proof), (3) after both proofs, emphasize both orientations equally going forward. Current M4 design follows this sequence (rotation in Early key beat, column counting follows, equal acceptance thereafter). </w:t>
      </w:r>
      <w:r w:rsidDel="00000000" w:rsidR="00000000" w:rsidRPr="00000000">
        <w:rPr>
          <w:b w:val="1"/>
          <w:bCs w:val="1"/>
          <w:rtl w:val="0"/>
        </w:rPr>
        <w:t xml:space="preserve">Awaiting Andrea confirmation before finalizing.</w:t>
      </w:r>
      <w:r w:rsidDel="00000000" w:rsidR="00000000" w:rsidRPr="00000000">
        <w:rPr>
          <w:rtl w:val="0"/>
        </w:rPr>
        <w:t xml:space="preserve"> </w:t>
      </w:r>
      <w:commentRangeStart w:id="53"/>
      <w:r w:rsidDel="00000000" w:rsidR="00000000" w:rsidRPr="00000000">
        <w:rPr>
          <w:rtl w:val="0"/>
        </w:rPr>
        <w:t xml:space="preserve">   </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26B">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Equation Builder timing?</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Early activities. Students used Equation Builder for expressions in Unit 1, so it's prior knowledge. Pre-labeled slots in Early provide scaffolding for the new context (area), not the tool itself.</w:t>
      </w:r>
      <w:commentRangeStart w:id="54"/>
      <w:r w:rsidDel="00000000" w:rsidR="00000000" w:rsidRPr="00000000">
        <w:rPr>
          <w:rtl w:val="0"/>
        </w:rPr>
        <w:t xml:space="preserve"> </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26C">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Formula in Synthesis — too early?</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Appropriate. By Synthesis, students have built expressions independently across Early/Mid/Late with full grid support. The formula names what they've been doing — it's consolidation, not introduction.</w:t>
      </w:r>
      <w:commentRangeStart w:id="55"/>
      <w:r w:rsidDel="00000000" w:rsidR="00000000" w:rsidRPr="00000000">
        <w:rPr>
          <w:rtl w:val="0"/>
        </w:rPr>
        <w:t xml:space="preserve"> </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26D">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Units mixing (cm, inches, feet) within M4?</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No named units in M4. All problems use generic "square units." Named units are M5-M6 content. M4's Synthesis explicitly bridges to M5: "We've been using 'square units' — tomorrow we'll learn about SPECIFIC square units." Using named units in M4 would undercut that bridge.</w:t>
      </w:r>
      <w:commentRangeStart w:id="56"/>
      <w:r w:rsidDel="00000000" w:rsidR="00000000" w:rsidRPr="00000000">
        <w:rPr>
          <w:rtl w:val="0"/>
        </w:rPr>
        <w:t xml:space="preserve">    </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26E">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Skip-counting verification — fade by Late?</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Fonts w:ascii="Arial Unicode MS" w:cs="Arial Unicode MS" w:eastAsia="Arial Unicode MS" w:hAnsi="Arial Unicode MS"/>
          <w:rtl w:val="0"/>
        </w:rPr>
        <w:t xml:space="preserve"> Skip-counting is a computation strategy, not just verification. Students know 2s, 5s, 10s from Unit 1; other facts may not be mastered yet. Skip-counting should be available but never required. M4's goal is the notation connection (rows/columns → multiplication expression), not fact fluency. Students who know the product state it directly; students who don't, skip-count. Both are valid throughout M4.</w:t>
      </w:r>
      <w:commentRangeStart w:id="57"/>
      <w:commentRangeStart w:id="58"/>
      <w:commentRangeStart w:id="59"/>
      <w:r w:rsidDel="00000000" w:rsidR="00000000" w:rsidRPr="00000000">
        <w:rPr>
          <w:rtl w:val="0"/>
        </w:rPr>
        <w:t xml:space="preserve">    </w:t>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rPr/>
      </w:pPr>
      <w:bookmarkStart w:colFirst="0" w:colLast="0" w:name="_4z0ufzhq982h" w:id="42"/>
      <w:bookmarkEnd w:id="42"/>
      <w:r w:rsidDel="00000000" w:rsidR="00000000" w:rsidRPr="00000000">
        <w:rPr>
          <w:rtl w:val="0"/>
        </w:rPr>
        <w:t xml:space="preserve">CONNECTION TO RESEARCH</w:t>
      </w:r>
    </w:p>
    <w:p w:rsidR="00000000" w:rsidDel="00000000" w:rsidP="00000000" w:rsidRDefault="00000000" w:rsidRPr="00000000" w14:paraId="00000272">
      <w:pPr>
        <w:rPr/>
      </w:pPr>
      <w:r w:rsidDel="00000000" w:rsidR="00000000" w:rsidRPr="00000000">
        <w:rPr>
          <w:b w:val="1"/>
          <w:bCs w:val="1"/>
          <w:rtl w:val="0"/>
        </w:rPr>
        <w:t xml:space="preserve">From Evidence-Based Best Practices document:</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Addresses "counting-to-multiplying transition difficulties" (Yale curriculum research) — explicitly progresses: counting all → skip counting → multiplication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Follows CRA progression — M1-M2: Concrete (physical tiling) → M3: Representational (structured arrays) → M4: Representational → Abstract (symbolic notation)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Prevents "formula without understanding" misconception — formula emerges from structure, not taught as rule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Uses rectangular array as "key model for developing understanding of multiplication" — area provides meaningful context; every multiplication fact is an area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Addresses prerequisites identified in research: structure arrays into rows/columns (M3), understand equal rows/columns (M3), see multiplication as counting composite units (M4), recognize rows as single composite units (M3-M4 bridge)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Confidence:</w:t>
      </w:r>
      <w:r w:rsidDel="00000000" w:rsidR="00000000" w:rsidRPr="00000000">
        <w:rPr>
          <w:rtl w:val="0"/>
        </w:rPr>
        <w:t xml:space="preserve"> HIGH that this progression aligns with research consensus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nv7103a2gbny" w:id="43"/>
      <w:bookmarkEnd w:id="43"/>
      <w:r w:rsidDel="00000000" w:rsidR="00000000" w:rsidRPr="00000000">
        <w:rPr>
          <w:b w:val="1"/>
          <w:bCs w:val="1"/>
          <w:rtl w:val="0"/>
        </w:rPr>
        <w:t xml:space="preserve">MODULE 5:</w:t>
      </w:r>
      <w:r w:rsidDel="00000000" w:rsidR="00000000" w:rsidRPr="00000000">
        <w:rPr>
          <w:rtl w:val="0"/>
        </w:rPr>
        <w:t xml:space="preserve"> Square Inches and Square Centimeters</w:t>
      </w:r>
    </w:p>
    <w:p w:rsidR="00000000" w:rsidDel="00000000" w:rsidP="00000000" w:rsidRDefault="00000000" w:rsidRPr="00000000" w14:paraId="00000282">
      <w:pPr>
        <w:rPr/>
      </w:pPr>
      <w:r w:rsidDel="00000000" w:rsidR="00000000" w:rsidRPr="00000000">
        <w:rPr>
          <w:i w:val="1"/>
          <w:iCs w:val="1"/>
          <w:rtl w:val="0"/>
        </w:rPr>
        <w:t xml:space="preserve">OUR Lesson 6 | Standard: 3.MD.C.6 (square cm and square in)</w:t>
      </w:r>
      <w:r w:rsidDel="00000000" w:rsidR="00000000" w:rsidRPr="00000000">
        <w:rPr>
          <w:rtl w:val="0"/>
        </w:rPr>
      </w:r>
    </w:p>
    <w:p w:rsidR="00000000" w:rsidDel="00000000" w:rsidP="00000000" w:rsidRDefault="00000000" w:rsidRPr="00000000" w14:paraId="00000283">
      <w:pPr>
        <w:pStyle w:val="Heading3"/>
        <w:rPr/>
      </w:pPr>
      <w:bookmarkStart w:colFirst="0" w:colLast="0" w:name="_jgl4j33ivnbi" w:id="44"/>
      <w:bookmarkEnd w:id="44"/>
      <w:r w:rsidDel="00000000" w:rsidR="00000000" w:rsidRPr="00000000">
        <w:rPr>
          <w:rtl w:val="0"/>
        </w:rPr>
        <w:t xml:space="preserve">Learning Goal</w:t>
      </w:r>
    </w:p>
    <w:p w:rsidR="00000000" w:rsidDel="00000000" w:rsidP="00000000" w:rsidRDefault="00000000" w:rsidRPr="00000000" w14:paraId="00000284">
      <w:pPr>
        <w:rPr/>
      </w:pPr>
      <w:r w:rsidDel="00000000" w:rsidR="00000000" w:rsidRPr="00000000">
        <w:rPr>
          <w:rtl w:val="0"/>
        </w:rPr>
        <w:t xml:space="preserve">Describe square units based on different linear units of measurement. Measure the area of the same figure in square inches and square centimeters.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square inch</w:t>
      </w:r>
      <w:r w:rsidDel="00000000" w:rsidR="00000000" w:rsidRPr="00000000">
        <w:rPr>
          <w:rtl w:val="0"/>
        </w:rPr>
        <w:t xml:space="preserve"> is a square with side lengths of 1 inch; a </w:t>
      </w:r>
      <w:r w:rsidDel="00000000" w:rsidR="00000000" w:rsidRPr="00000000">
        <w:rPr>
          <w:b w:val="1"/>
          <w:bCs w:val="1"/>
          <w:rtl w:val="0"/>
        </w:rPr>
        <w:t xml:space="preserve">square centimeter</w:t>
      </w:r>
      <w:r w:rsidDel="00000000" w:rsidR="00000000" w:rsidRPr="00000000">
        <w:rPr>
          <w:rtl w:val="0"/>
        </w:rPr>
        <w:t xml:space="preserve"> is a square with side lengths of 1 centimeter</w:t>
      </w:r>
    </w:p>
    <w:p w:rsidR="00000000" w:rsidDel="00000000" w:rsidP="00000000" w:rsidRDefault="00000000" w:rsidRPr="00000000" w14:paraId="0000028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are </w:t>
      </w:r>
      <w:r w:rsidDel="00000000" w:rsidR="00000000" w:rsidRPr="00000000">
        <w:rPr>
          <w:b w:val="1"/>
          <w:bCs w:val="1"/>
          <w:rtl w:val="0"/>
        </w:rPr>
        <w:t xml:space="preserve">standard units</w:t>
      </w:r>
      <w:r w:rsidDel="00000000" w:rsidR="00000000" w:rsidRPr="00000000">
        <w:rPr>
          <w:rtl w:val="0"/>
        </w:rPr>
        <w:t xml:space="preserve"> — everyone agrees on their size</w:t>
      </w:r>
    </w:p>
    <w:p w:rsidR="00000000" w:rsidDel="00000000" w:rsidP="00000000" w:rsidRDefault="00000000" w:rsidRPr="00000000" w14:paraId="0000028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Same shape measured in both units gives DIFFERENT numbers — "It takes more of a smaller unit to cover the same area"</w:t>
      </w:r>
    </w:p>
    <w:p w:rsidR="00000000" w:rsidDel="00000000" w:rsidP="00000000" w:rsidRDefault="00000000" w:rsidRPr="00000000" w14:paraId="0000028B">
      <w:pPr>
        <w:numPr>
          <w:ilvl w:val="0"/>
          <w:numId w:val="6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Students know inches and centimeters from Grade 2 linear measurement (2.MD.A.1) — NEW: the </w:t>
      </w:r>
      <w:r w:rsidDel="00000000" w:rsidR="00000000" w:rsidRPr="00000000">
        <w:rPr>
          <w:b w:val="1"/>
          <w:bCs w:val="1"/>
          <w:shd w:fill="ffe599" w:val="clear"/>
          <w:rtl w:val="0"/>
        </w:rPr>
        <w:t xml:space="preserve">square</w:t>
      </w:r>
      <w:r w:rsidDel="00000000" w:rsidR="00000000" w:rsidRPr="00000000">
        <w:rPr>
          <w:shd w:fill="ffe599" w:val="clear"/>
          <w:rtl w:val="0"/>
        </w:rPr>
        <w:t xml:space="preserve"> version (area units, not length units)</w:t>
      </w:r>
    </w:p>
    <w:p w:rsidR="00000000" w:rsidDel="00000000" w:rsidP="00000000" w:rsidRDefault="00000000" w:rsidRPr="00000000" w14:paraId="0000028C">
      <w:pPr>
        <w:numPr>
          <w:ilvl w:val="0"/>
          <w:numId w:val="6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Dedicated practice on linear vs. square distinction is required.</w:t>
      </w:r>
      <w:r w:rsidDel="00000000" w:rsidR="00000000" w:rsidRPr="00000000">
        <w:rPr>
          <w:shd w:fill="ffe599" w:val="clear"/>
          <w:rtl w:val="0"/>
        </w:rPr>
        <w:t xml:space="preserve"> The transition from linear units to square units is a known difficulty. Students must understand: "inch" measures length (1 dimension), "square inch" measures area (2 dimensions). This is not a brief mention — it needs explicit visual comparison and practice problems.</w:t>
      </w:r>
    </w:p>
    <w:p w:rsidR="00000000" w:rsidDel="00000000" w:rsidP="00000000" w:rsidRDefault="00000000" w:rsidRPr="00000000" w14:paraId="0000028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Representational — full grids return because GRID SIZE is the new concept</w:t>
      </w:r>
    </w:p>
    <w:p w:rsidR="00000000" w:rsidDel="00000000" w:rsidP="00000000" w:rsidRDefault="00000000" w:rsidRPr="00000000" w14:paraId="0000028E">
      <w:pPr>
        <w:pStyle w:val="Heading3"/>
        <w:rPr/>
      </w:pPr>
      <w:bookmarkStart w:colFirst="0" w:colLast="0" w:name="_pv94dfz4j1qp" w:id="45"/>
      <w:bookmarkEnd w:id="45"/>
      <w:r w:rsidDel="00000000" w:rsidR="00000000" w:rsidRPr="00000000">
        <w:rPr>
          <w:rtl w:val="0"/>
        </w:rPr>
        <w:t xml:space="preserve">Cognitive Focus</w:t>
      </w:r>
    </w:p>
    <w:p w:rsidR="00000000" w:rsidDel="00000000" w:rsidP="00000000" w:rsidRDefault="00000000" w:rsidRPr="00000000" w14:paraId="0000028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different-sized standard units</w:t>
      </w:r>
    </w:p>
    <w:p w:rsidR="00000000" w:rsidDel="00000000" w:rsidP="00000000" w:rsidRDefault="00000000" w:rsidRPr="00000000" w14:paraId="0000029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understanding why same shape gives different numbers</w:t>
      </w:r>
    </w:p>
    <w:p w:rsidR="00000000" w:rsidDel="00000000" w:rsidP="00000000" w:rsidRDefault="00000000" w:rsidRPr="00000000" w14:paraId="0000029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linear units to area units</w:t>
      </w:r>
    </w:p>
    <w:p w:rsidR="00000000" w:rsidDel="00000000" w:rsidP="00000000" w:rsidRDefault="00000000" w:rsidRPr="00000000" w14:paraId="0000029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multiplication with correct unit labels</w:t>
      </w:r>
    </w:p>
    <w:p w:rsidR="00000000" w:rsidDel="00000000" w:rsidP="00000000" w:rsidRDefault="00000000" w:rsidRPr="00000000" w14:paraId="00000293">
      <w:pPr>
        <w:pStyle w:val="Heading3"/>
        <w:rPr/>
      </w:pPr>
      <w:bookmarkStart w:colFirst="0" w:colLast="0" w:name="_1noxzrl3cmgu" w:id="46"/>
      <w:bookmarkEnd w:id="46"/>
      <w:r w:rsidDel="00000000" w:rsidR="00000000" w:rsidRPr="00000000">
        <w:rPr>
          <w:rtl w:val="0"/>
        </w:rPr>
        <w:t xml:space="preserve">Misconceptions Targeted</w:t>
      </w:r>
    </w:p>
    <w:p w:rsidR="00000000" w:rsidDel="00000000" w:rsidP="00000000" w:rsidRDefault="00000000" w:rsidRPr="00000000" w14:paraId="0000029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M8: Square Unit Confusion (PRIMARY)</w:t>
      </w:r>
      <w:r w:rsidDel="00000000" w:rsidR="00000000" w:rsidRPr="00000000">
        <w:rPr>
          <w:rtl w:val="0"/>
        </w:rPr>
        <w:t xml:space="preserve"> — Students think all square units are equal, or that 12 sq cm = 12 sq in. Must understand different-sized units give different measurements.</w:t>
      </w:r>
    </w:p>
    <w:p w:rsidR="00000000" w:rsidDel="00000000" w:rsidP="00000000" w:rsidRDefault="00000000" w:rsidRPr="00000000" w14:paraId="0000029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Bigger number = bigger shape (MODERATE)</w:t>
      </w:r>
      <w:r w:rsidDel="00000000" w:rsidR="00000000" w:rsidRPr="00000000">
        <w:rPr>
          <w:rtl w:val="0"/>
        </w:rPr>
        <w:t xml:space="preserve"> — 80 sq cm vs 12 sq in for same rectangle; the shape doesn't change, only the number.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rPr/>
      </w:pPr>
      <w:bookmarkStart w:colFirst="0" w:colLast="0" w:name="_2fp48au6ol7s" w:id="47"/>
      <w:bookmarkEnd w:id="47"/>
      <w:r w:rsidDel="00000000" w:rsidR="00000000" w:rsidRPr="00000000">
        <w:rPr>
          <w:rtl w:val="0"/>
        </w:rPr>
        <w:t xml:space="preserve">What Students DO</w:t>
      </w:r>
    </w:p>
    <w:p w:rsidR="00000000" w:rsidDel="00000000" w:rsidP="00000000" w:rsidRDefault="00000000" w:rsidRPr="00000000" w14:paraId="00000299">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(side-by-side display, two grid sizes, NO unit labels yet) → Notice &amp; Wonder</w:t>
      </w:r>
    </w:p>
    <w:p w:rsidR="00000000" w:rsidDel="00000000" w:rsidP="00000000" w:rsidRDefault="00000000" w:rsidRPr="00000000" w14:paraId="0000029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observe same rectangle tiled two ways — identify that same shape has different number of squares depending on square size</w:t>
      </w:r>
    </w:p>
    <w:p w:rsidR="00000000" w:rsidDel="00000000" w:rsidP="00000000" w:rsidRDefault="00000000" w:rsidRPr="00000000" w14:paraId="0000029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Surface the phenomenon before naming the units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Early activities (Naming the units):</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w:t>
      </w:r>
      <w:r w:rsidDel="00000000" w:rsidR="00000000" w:rsidRPr="00000000">
        <w:rPr>
          <w:shd w:fill="d9ead3" w:val="clear"/>
          <w:rtl w:val="0"/>
        </w:rPr>
        <w:t xml:space="preserve">1×1, full grid, side-by-side — one inch, one cm</w:t>
      </w:r>
      <w:r w:rsidDel="00000000" w:rsidR="00000000" w:rsidRPr="00000000">
        <w:rPr>
          <w:rFonts w:ascii="Arial Unicode MS" w:cs="Arial Unicode MS" w:eastAsia="Arial Unicode MS" w:hAnsi="Arial Unicode MS"/>
          <w:rtl w:val="0"/>
        </w:rPr>
        <w:t xml:space="preserve">) → Students examine a single square inch and a single square centimeter</w:t>
      </w:r>
    </w:p>
    <w:p w:rsidR="00000000" w:rsidDel="00000000" w:rsidP="00000000" w:rsidRDefault="00000000" w:rsidRPr="00000000" w14:paraId="000002A4">
      <w:pPr>
        <w:numPr>
          <w:ilvl w:val="1"/>
          <w:numId w:val="3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Dimension labels show "1 in" or "1 cm" on sides</w:t>
      </w:r>
    </w:p>
    <w:p w:rsidR="00000000" w:rsidDel="00000000" w:rsidP="00000000" w:rsidRDefault="00000000" w:rsidRPr="00000000" w14:paraId="000002A5">
      <w:pPr>
        <w:numPr>
          <w:ilvl w:val="1"/>
          <w:numId w:val="3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Side-by-side size comparison: identify which is larger, connect to known linear units from Grade 2</w:t>
      </w:r>
    </w:p>
    <w:p w:rsidR="00000000" w:rsidDel="00000000" w:rsidP="00000000" w:rsidRDefault="00000000" w:rsidRPr="00000000" w14:paraId="000002A6">
      <w:pPr>
        <w:numPr>
          <w:ilvl w:val="1"/>
          <w:numId w:val="3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shd w:fill="ffe599" w:val="clear"/>
          <w:rtl w:val="0"/>
        </w:rPr>
        <w:t xml:space="preserve"> "You know what an INCH is from measuring length. A SQUARE INCH is a square with sides of 1 inch." — the "square" prefix is what makes it an area unit, not a length unit. This connection must land explicitly.</w:t>
      </w:r>
    </w:p>
    <w:p w:rsidR="00000000" w:rsidDel="00000000" w:rsidP="00000000" w:rsidRDefault="00000000" w:rsidRPr="00000000" w14:paraId="000002A7">
      <w:pPr>
        <w:numPr>
          <w:ilvl w:val="2"/>
          <w:numId w:val="3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 1×1 Grid Rectangle IS a unit square — the tool that shows rectangles composed of unit squares can also show a single unit square by itself. This reinforces the connection: the grid squares inside every rectangle you've been working with ARE these unit squares.</w:t>
      </w:r>
    </w:p>
    <w:p w:rsidR="00000000" w:rsidDel="00000000" w:rsidP="00000000" w:rsidRDefault="00000000" w:rsidRPr="00000000" w14:paraId="000002A8">
      <w:pPr>
        <w:numPr>
          <w:ilvl w:val="1"/>
          <w:numId w:val="3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Dedicated linear vs. square unit practice (SME requirement — not just a mention):</w:t>
      </w:r>
      <w:r w:rsidDel="00000000" w:rsidR="00000000" w:rsidRPr="00000000">
        <w:rPr>
          <w:rtl w:val="0"/>
        </w:rPr>
      </w:r>
    </w:p>
    <w:p w:rsidR="00000000" w:rsidDel="00000000" w:rsidP="00000000" w:rsidRDefault="00000000" w:rsidRPr="00000000" w14:paraId="000002A9">
      <w:pPr>
        <w:numPr>
          <w:ilvl w:val="2"/>
          <w:numId w:val="3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Show a 1-inch line segment alongside a 1-square-inch square. "An inch measures how LONG something is. A square inch measures how much SPACE something covers."</w:t>
      </w:r>
    </w:p>
    <w:p w:rsidR="00000000" w:rsidDel="00000000" w:rsidP="00000000" w:rsidRDefault="00000000" w:rsidRPr="00000000" w14:paraId="000002AA">
      <w:pPr>
        <w:numPr>
          <w:ilvl w:val="2"/>
          <w:numId w:val="3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Repeat with centimeter: 1-cm line segment alongside 1-square-centimeter square.</w:t>
      </w:r>
    </w:p>
    <w:p w:rsidR="00000000" w:rsidDel="00000000" w:rsidP="00000000" w:rsidRDefault="00000000" w:rsidRPr="00000000" w14:paraId="000002AB">
      <w:pPr>
        <w:numPr>
          <w:ilvl w:val="2"/>
          <w:numId w:val="3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MC practice (3-4 problems): "Which would you measure in inches? Which would you measure in square inches?" Contexts: length of a pencil (inches) vs. area of a sticky note (square inches), height of a book (centimeters) vs. area of a book cover (square centimeters). 4-option MC mixing both linear and square units for both measurement systems.</w:t>
      </w:r>
    </w:p>
    <w:p w:rsidR="00000000" w:rsidDel="00000000" w:rsidP="00000000" w:rsidRDefault="00000000" w:rsidRPr="00000000" w14:paraId="000002AC">
      <w:pPr>
        <w:numPr>
          <w:ilvl w:val="2"/>
          <w:numId w:val="3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This is not optional warm-up material. The linear-to-square transition is a known difficulty. Students must demonstrate the distinction before proceeding to area calculation with named units.</w:t>
      </w:r>
      <w:r w:rsidDel="00000000" w:rsidR="00000000" w:rsidRPr="00000000">
        <w:rPr>
          <w:rtl w:val="0"/>
        </w:rPr>
      </w:r>
    </w:p>
    <w:p w:rsidR="00000000" w:rsidDel="00000000" w:rsidP="00000000" w:rsidRDefault="00000000" w:rsidRPr="00000000" w14:paraId="000002AD">
      <w:pPr>
        <w:numPr>
          <w:ilvl w:val="1"/>
          <w:numId w:val="3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(generic grid, no unit label, larger rectangle) → </w:t>
      </w:r>
      <w:r w:rsidDel="00000000" w:rsidR="00000000" w:rsidRPr="00000000">
        <w:rPr>
          <w:shd w:fill="d9ead3" w:val="clear"/>
          <w:rtl w:val="0"/>
        </w:rPr>
        <w:t xml:space="preserve">Bridge from "square units" to named standard units</w:t>
      </w:r>
      <w:r w:rsidDel="00000000" w:rsidR="00000000" w:rsidRPr="00000000">
        <w:rPr>
          <w:rtl w:val="0"/>
        </w:rPr>
      </w:r>
    </w:p>
    <w:p w:rsidR="00000000" w:rsidDel="00000000" w:rsidP="00000000" w:rsidRDefault="00000000" w:rsidRPr="00000000" w14:paraId="000002AE">
      <w:pPr>
        <w:numPr>
          <w:ilvl w:val="1"/>
          <w:numId w:val="3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"This rectangle has an area of 6 square units. But 6 square units of WHAT? Square inches? Square centimeters? It matters!" — this motivates WHY standard units exist and sets up the rest of M5.</w:t>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i w:val="1"/>
          <w:iCs w:val="1"/>
          <w:rtl w:val="0"/>
        </w:rPr>
        <w:t xml:space="preserve">Mid activities (The critical comparison):</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(inch grid) → Students find area of a rectangle using multiplication, state in square inches</w:t>
      </w:r>
    </w:p>
    <w:p w:rsidR="00000000" w:rsidDel="00000000" w:rsidP="00000000" w:rsidRDefault="00000000" w:rsidRPr="00000000" w14:paraId="000002B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(cm grid, SAME physical rectangle) → Students find area of same rectangle, state in square centimeters</w:t>
      </w:r>
    </w:p>
    <w:p w:rsidR="00000000" w:rsidDel="00000000" w:rsidP="00000000" w:rsidRDefault="00000000" w:rsidRPr="00000000" w14:paraId="000002B5">
      <w:pPr>
        <w:numPr>
          <w:ilvl w:val="1"/>
          <w:numId w:val="6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Visibly more, smaller squares fill the same space — numbers are different</w:t>
      </w:r>
    </w:p>
    <w:p w:rsidR="00000000" w:rsidDel="00000000" w:rsidP="00000000" w:rsidRDefault="00000000" w:rsidRPr="00000000" w14:paraId="000002B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(side-by-side display — same rectangle with both grids simultaneously) → Students compare the two measurements</w:t>
      </w:r>
    </w:p>
    <w:p w:rsidR="00000000" w:rsidDel="00000000" w:rsidP="00000000" w:rsidRDefault="00000000" w:rsidRPr="00000000" w14:paraId="000002B7">
      <w:pPr>
        <w:numPr>
          <w:ilvl w:val="1"/>
          <w:numId w:val="6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"SAME rectangle. Different numbers! The rectangle didn't change — but it takes MORE of a smaller unit to cover the same space." This is THE insight of M5. Students must articulate that the shape stayed the same and only the unit changed the number.</w:t>
      </w:r>
    </w:p>
    <w:p w:rsidR="00000000" w:rsidDel="00000000" w:rsidP="00000000" w:rsidRDefault="00000000" w:rsidRPr="00000000" w14:paraId="000002B8">
      <w:pPr>
        <w:numPr>
          <w:ilvl w:val="1"/>
          <w:numId w:val="6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side-by-side moment is the KEY interaction of M5</w:t>
      </w:r>
    </w:p>
    <w:p w:rsidR="00000000" w:rsidDel="00000000" w:rsidP="00000000" w:rsidRDefault="00000000" w:rsidRPr="00000000" w14:paraId="000002B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Repeat with 1-2 additional rectangle pairs to reinforce the pattern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i w:val="1"/>
          <w:iCs w:val="1"/>
          <w:rtl w:val="0"/>
        </w:rPr>
        <w:t xml:space="preserve">Late activities (Independent practice with named units):</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(single unit type per problem — either inch OR cm grid) + </w:t>
      </w:r>
      <w:r w:rsidDel="00000000" w:rsidR="00000000" w:rsidRPr="00000000">
        <w:rPr>
          <w:b w:val="1"/>
          <w:bCs w:val="1"/>
          <w:rtl w:val="0"/>
        </w:rPr>
        <w:t xml:space="preserve">Equation Builder</w:t>
      </w:r>
      <w:r w:rsidDel="00000000" w:rsidR="00000000" w:rsidRPr="00000000">
        <w:rPr>
          <w:rtl w:val="0"/>
        </w:rPr>
        <w:t xml:space="preserve"> (multiplication with unit labels)</w:t>
      </w:r>
    </w:p>
    <w:p w:rsidR="00000000" w:rsidDel="00000000" w:rsidP="00000000" w:rsidRDefault="00000000" w:rsidRPr="00000000" w14:paraId="000002BE">
      <w:pPr>
        <w:numPr>
          <w:ilvl w:val="1"/>
          <w:numId w:val="6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identify dimensions from grid, multiply, state area with correct unit name</w:t>
      </w:r>
    </w:p>
    <w:p w:rsidR="00000000" w:rsidDel="00000000" w:rsidP="00000000" w:rsidRDefault="00000000" w:rsidRPr="00000000" w14:paraId="000002BF">
      <w:pPr>
        <w:numPr>
          <w:ilvl w:val="1"/>
          <w:numId w:val="6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include unit in answer: "___ square inches" or "___ square centimeters"</w:t>
      </w:r>
    </w:p>
    <w:p w:rsidR="00000000" w:rsidDel="00000000" w:rsidP="00000000" w:rsidRDefault="00000000" w:rsidRPr="00000000" w14:paraId="000002C0">
      <w:pPr>
        <w:numPr>
          <w:ilvl w:val="0"/>
          <w:numId w:val="6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Unit Square Reference Display</w:t>
      </w:r>
      <w:r w:rsidDel="00000000" w:rsidR="00000000" w:rsidRPr="00000000">
        <w:rPr>
          <w:rFonts w:ascii="Arial Unicode MS" w:cs="Arial Unicode MS" w:eastAsia="Arial Unicode MS" w:hAnsi="Arial Unicode MS"/>
          <w:shd w:fill="ffe599" w:val="clear"/>
          <w:rtl w:val="0"/>
        </w:rPr>
        <w:t xml:space="preserve"> (1×1 square inch and 1×1 square centimeter shown side-by-side) → Unit identification problems</w:t>
      </w:r>
    </w:p>
    <w:p w:rsidR="00000000" w:rsidDel="00000000" w:rsidP="00000000" w:rsidRDefault="00000000" w:rsidRPr="00000000" w14:paraId="000002C1">
      <w:pPr>
        <w:numPr>
          <w:ilvl w:val="1"/>
          <w:numId w:val="61"/>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Students distinguish square inch from square centimeter by relative size</w:t>
      </w:r>
    </w:p>
    <w:p w:rsidR="00000000" w:rsidDel="00000000" w:rsidP="00000000" w:rsidRDefault="00000000" w:rsidRPr="00000000" w14:paraId="000002C2">
      <w:pPr>
        <w:numPr>
          <w:ilvl w:val="1"/>
          <w:numId w:val="61"/>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Given a Grid Rectangle, identify which unit was used by comparing grid square size to the unit square references</w:t>
      </w:r>
    </w:p>
    <w:p w:rsidR="00000000" w:rsidDel="00000000" w:rsidP="00000000" w:rsidRDefault="00000000" w:rsidRPr="00000000" w14:paraId="000002C3">
      <w:pPr>
        <w:numPr>
          <w:ilvl w:val="1"/>
          <w:numId w:val="61"/>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Note:</w:t>
      </w:r>
      <w:r w:rsidDel="00000000" w:rsidR="00000000" w:rsidRPr="00000000">
        <w:rPr>
          <w:shd w:fill="ffe599" w:val="clear"/>
          <w:rtl w:val="0"/>
        </w:rPr>
        <w:t xml:space="preserve"> 1×1 unit square displays are reference visuals, not Grid Rectangles. Engineering may implement these as Grid Rectangles at 1×1 configuration, but pedagogically they serve as measurement references.</w:t>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numPr>
          <w:ilvl w:val="0"/>
          <w:numId w:val="61"/>
        </w:numPr>
        <w:ind w:left="720" w:hanging="360"/>
        <w:rPr>
          <w:strike w:val="1"/>
        </w:rPr>
      </w:pPr>
      <w:r w:rsidDel="00000000" w:rsidR="00000000" w:rsidRPr="00000000">
        <w:rPr>
          <w:b w:val="1"/>
          <w:bCs w:val="1"/>
          <w:strike w:val="1"/>
          <w:rtl w:val="0"/>
        </w:rPr>
        <w:t xml:space="preserve">Grid Rectangles</w:t>
      </w:r>
      <w:r w:rsidDel="00000000" w:rsidR="00000000" w:rsidRPr="00000000">
        <w:rPr>
          <w:rFonts w:ascii="Arial Unicode MS" w:cs="Arial Unicode MS" w:eastAsia="Arial Unicode MS" w:hAnsi="Arial Unicode MS"/>
          <w:strike w:val="1"/>
          <w:rtl w:val="0"/>
        </w:rPr>
        <w:t xml:space="preserve"> (1×1, two unit types side-by-side) → Unit identification problems</w:t>
      </w:r>
    </w:p>
    <w:p w:rsidR="00000000" w:rsidDel="00000000" w:rsidP="00000000" w:rsidRDefault="00000000" w:rsidRPr="00000000" w14:paraId="000002C6">
      <w:pPr>
        <w:numPr>
          <w:ilvl w:val="1"/>
          <w:numId w:val="61"/>
        </w:numPr>
        <w:ind w:left="1440" w:hanging="360"/>
        <w:rPr>
          <w:strike w:val="1"/>
        </w:rPr>
      </w:pPr>
      <w:r w:rsidDel="00000000" w:rsidR="00000000" w:rsidRPr="00000000">
        <w:rPr>
          <w:strike w:val="1"/>
          <w:rtl w:val="0"/>
        </w:rPr>
        <w:t xml:space="preserve">Students distinguish square inch from square centimeter by size</w:t>
      </w:r>
    </w:p>
    <w:p w:rsidR="00000000" w:rsidDel="00000000" w:rsidP="00000000" w:rsidRDefault="00000000" w:rsidRPr="00000000" w14:paraId="000002C7">
      <w:pPr>
        <w:numPr>
          <w:ilvl w:val="1"/>
          <w:numId w:val="61"/>
        </w:numPr>
        <w:ind w:left="1440" w:hanging="360"/>
        <w:rPr>
          <w:strike w:val="1"/>
        </w:rPr>
      </w:pPr>
      <w:r w:rsidDel="00000000" w:rsidR="00000000" w:rsidRPr="00000000">
        <w:rPr>
          <w:strike w:val="1"/>
          <w:rtl w:val="0"/>
        </w:rPr>
        <w:t xml:space="preserve">Given a larger grid rectangle, identify which unit was used by comparing to the 1×1 reference squares</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numPr>
          <w:ilvl w:val="0"/>
          <w:numId w:val="6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Grid Rectangles</w:t>
      </w:r>
      <w:r w:rsidDel="00000000" w:rsidR="00000000" w:rsidRPr="00000000">
        <w:rPr>
          <w:strike w:val="1"/>
          <w:rtl w:val="0"/>
        </w:rPr>
        <w:t xml:space="preserve"> (both unit types across problems) + unit identification</w:t>
      </w:r>
    </w:p>
    <w:p w:rsidR="00000000" w:rsidDel="00000000" w:rsidP="00000000" w:rsidRDefault="00000000" w:rsidRPr="00000000" w14:paraId="000002CC">
      <w:pPr>
        <w:numPr>
          <w:ilvl w:val="0"/>
          <w:numId w:val="61"/>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 problems:</w:t>
      </w:r>
    </w:p>
    <w:p w:rsidR="00000000" w:rsidDel="00000000" w:rsidP="00000000" w:rsidRDefault="00000000" w:rsidRPr="00000000" w14:paraId="000002CD">
      <w:pPr>
        <w:numPr>
          <w:ilvl w:val="1"/>
          <w:numId w:val="44"/>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60"/>
      <w:commentRangeStart w:id="61"/>
      <w:r w:rsidDel="00000000" w:rsidR="00000000" w:rsidRPr="00000000">
        <w:rPr>
          <w:strike w:val="1"/>
          <w:rtl w:val="0"/>
        </w:rPr>
        <w:t xml:space="preserve">Find area of rectangle with inch grid, state in square inches</w:t>
      </w:r>
    </w:p>
    <w:p w:rsidR="00000000" w:rsidDel="00000000" w:rsidP="00000000" w:rsidRDefault="00000000" w:rsidRPr="00000000" w14:paraId="000002CE">
      <w:pPr>
        <w:numPr>
          <w:ilvl w:val="1"/>
          <w:numId w:val="44"/>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Find area of rectangle with cm grid, state in square centimeters</w:t>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CF">
      <w:pPr>
        <w:numPr>
          <w:ilvl w:val="1"/>
          <w:numId w:val="44"/>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62"/>
      <w:commentRangeStart w:id="63"/>
      <w:commentRangeStart w:id="64"/>
      <w:r w:rsidDel="00000000" w:rsidR="00000000" w:rsidRPr="00000000">
        <w:rPr>
          <w:strike w:val="1"/>
          <w:rtl w:val="0"/>
        </w:rPr>
        <w:t xml:space="preserve">Shown two 1×1 </w:t>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r w:rsidDel="00000000" w:rsidR="00000000" w:rsidRPr="00000000">
        <w:rPr>
          <w:strike w:val="1"/>
          <w:rtl w:val="0"/>
        </w:rPr>
        <w:t xml:space="preserve">Grid Rectangles (one inch, one cm), identify which is the square centimeter vs square inch based on relative size</w:t>
      </w:r>
    </w:p>
    <w:p w:rsidR="00000000" w:rsidDel="00000000" w:rsidP="00000000" w:rsidRDefault="00000000" w:rsidRPr="00000000" w14:paraId="000002D0">
      <w:pPr>
        <w:numPr>
          <w:ilvl w:val="0"/>
          <w:numId w:val="44"/>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Assessing: area calculation with correct named units + unit distinction</w:t>
      </w:r>
    </w:p>
    <w:p w:rsidR="00000000" w:rsidDel="00000000" w:rsidP="00000000" w:rsidRDefault="00000000" w:rsidRPr="00000000" w14:paraId="000002D1">
      <w:pPr>
        <w:numPr>
          <w:ilvl w:val="0"/>
          <w:numId w:val="4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3 problems using the SAME rectangle for problems 1-2:</w:t>
      </w:r>
    </w:p>
    <w:p w:rsidR="00000000" w:rsidDel="00000000" w:rsidP="00000000" w:rsidRDefault="00000000" w:rsidRPr="00000000" w14:paraId="000002D2">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Find area of rectangle with inch grid, state in square inches</w:t>
      </w:r>
    </w:p>
    <w:p w:rsidR="00000000" w:rsidDel="00000000" w:rsidP="00000000" w:rsidRDefault="00000000" w:rsidRPr="00000000" w14:paraId="000002D3">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SAME rectangle now shown with cm grid — find area, state in square centimeters. Student sees: same shape, different grid, different number. This directly tests M5's core insight (same shape + different unit = different measurement).</w:t>
      </w:r>
    </w:p>
    <w:p w:rsidR="00000000" w:rsidDel="00000000" w:rsidP="00000000" w:rsidRDefault="00000000" w:rsidRPr="00000000" w14:paraId="000002D4">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Given the SAME rectangle with two area measurements displayed (e.g., "Area = 12" and "Area = 80"), student selects which measurement is in square inches and which is in square centimeters. MC options: "12 square inches, 80 square centimeters" / "12 square centimeters, 80 square inches" / other distractors. Tests the inverse relationship (smaller unit → more squares → bigger number) — M5's core concept — without a binary guess on visual size. </w:t>
      </w:r>
      <w:r w:rsidDel="00000000" w:rsidR="00000000" w:rsidRPr="00000000">
        <w:rPr>
          <w:b w:val="1"/>
          <w:bCs w:val="1"/>
          <w:shd w:fill="ffe599" w:val="clear"/>
          <w:rtl w:val="0"/>
        </w:rPr>
        <w:t xml:space="preserve">Visual unit-size identification (ranking by size) deferred to M6 Synthesis where all four units are available for a proper 4-item ranking task.</w:t>
      </w:r>
      <w:r w:rsidDel="00000000" w:rsidR="00000000" w:rsidRPr="00000000">
        <w:rPr>
          <w:rtl w:val="0"/>
        </w:rPr>
      </w:r>
    </w:p>
    <w:p w:rsidR="00000000" w:rsidDel="00000000" w:rsidP="00000000" w:rsidRDefault="00000000" w:rsidRPr="00000000" w14:paraId="000002D5">
      <w:pPr>
        <w:numPr>
          <w:ilvl w:val="0"/>
          <w:numId w:val="2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Assessing: area calculation with correct named units + unit-size relationship (problems 1-2 as a pair) + inverse relationship reasoning (problem 3)</w:t>
      </w:r>
    </w:p>
    <w:p w:rsidR="00000000" w:rsidDel="00000000" w:rsidP="00000000" w:rsidRDefault="00000000" w:rsidRPr="00000000" w14:paraId="000002D6">
      <w:pPr>
        <w:numPr>
          <w:ilvl w:val="0"/>
          <w:numId w:val="4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Problems 1-2 must use a rectangle from the Data Constraints comparison pairs (both inch and cm dimensions produce clean multiplication facts). After problem 2, the guide can prompt: "Same rectangle — why are the numbers different?" This is diagnostic, not required for mastery — but a student who can't articulate "more smaller squares" hasn't grasped M5's insight.</w:t>
      </w:r>
    </w:p>
    <w:p w:rsidR="00000000" w:rsidDel="00000000" w:rsidP="00000000" w:rsidRDefault="00000000" w:rsidRPr="00000000" w14:paraId="000002D7">
      <w:pPr>
        <w:numPr>
          <w:ilvl w:val="0"/>
          <w:numId w:val="44"/>
        </w:numPr>
        <w:ind w:left="720" w:hanging="360"/>
        <w:rPr>
          <w:u w:val="no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(mixed — some inch grid, some cm grid)</w:t>
      </w:r>
    </w:p>
    <w:p w:rsidR="00000000" w:rsidDel="00000000" w:rsidP="00000000" w:rsidRDefault="00000000" w:rsidRPr="00000000" w14:paraId="000002DC">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area and attach correct unit name</w:t>
      </w:r>
    </w:p>
    <w:p w:rsidR="00000000" w:rsidDel="00000000" w:rsidP="00000000" w:rsidRDefault="00000000" w:rsidRPr="00000000" w14:paraId="000002DD">
      <w:pPr>
        <w:numPr>
          <w:ilvl w:val="0"/>
          <w:numId w:val="44"/>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Some problems: same rectangle shown in both units — </w:t>
      </w:r>
      <w:commentRangeStart w:id="65"/>
      <w:r w:rsidDel="00000000" w:rsidR="00000000" w:rsidRPr="00000000">
        <w:rPr>
          <w:strike w:val="1"/>
          <w:rtl w:val="0"/>
        </w:rPr>
        <w:t xml:space="preserve">predict </w:t>
      </w:r>
      <w:commentRangeEnd w:id="65"/>
      <w:r w:rsidDel="00000000" w:rsidR="00000000" w:rsidRPr="00000000">
        <w:commentReference w:id="65"/>
      </w:r>
      <w:r w:rsidDel="00000000" w:rsidR="00000000" w:rsidRPr="00000000">
        <w:rPr>
          <w:strike w:val="1"/>
          <w:rtl w:val="0"/>
        </w:rPr>
        <w:t xml:space="preserve">which area measurement is larger</w:t>
      </w:r>
    </w:p>
    <w:p w:rsidR="00000000" w:rsidDel="00000000" w:rsidP="00000000" w:rsidRDefault="00000000" w:rsidRPr="00000000" w14:paraId="000002DE">
      <w:pPr>
        <w:numPr>
          <w:ilvl w:val="0"/>
          <w:numId w:val="4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Some problems testing unit-size reasoning (designed to avoid binary questions):</w:t>
      </w:r>
    </w:p>
    <w:p w:rsidR="00000000" w:rsidDel="00000000" w:rsidP="00000000" w:rsidRDefault="00000000" w:rsidRPr="00000000" w14:paraId="000002DF">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Type A (direction prediction, 4-option MC):</w:t>
      </w:r>
      <w:r w:rsidDel="00000000" w:rsidR="00000000" w:rsidRPr="00000000">
        <w:rPr>
          <w:shd w:fill="ffe599" w:val="clear"/>
          <w:rtl w:val="0"/>
        </w:rPr>
        <w:t xml:space="preserve"> Show rectangle with area in one unit. "If measured in square centimeters instead, the area number would be ___." Options: larger / smaller / the same / depends on the rectangle. Tests inverse relationship.</w:t>
      </w:r>
    </w:p>
    <w:p w:rsidR="00000000" w:rsidDel="00000000" w:rsidP="00000000" w:rsidRDefault="00000000" w:rsidRPr="00000000" w14:paraId="000002E0">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Type B (misconception trap, 4-option MC):</w:t>
      </w:r>
      <w:r w:rsidDel="00000000" w:rsidR="00000000" w:rsidRPr="00000000">
        <w:rPr>
          <w:shd w:fill="ffe599" w:val="clear"/>
          <w:rtl w:val="0"/>
        </w:rPr>
        <w:t xml:space="preserve"> "Rectangle A is 80 square centimeters. Rectangle B is 12 square inches. Which covers more space?" Options: A / B / They cover the same space / Can't tell. Correct answer: same space. </w:t>
      </w:r>
      <w:r w:rsidDel="00000000" w:rsidR="00000000" w:rsidRPr="00000000">
        <w:rPr>
          <w:b w:val="1"/>
          <w:bCs w:val="1"/>
          <w:shd w:fill="ffe599" w:val="clear"/>
          <w:rtl w:val="0"/>
        </w:rPr>
        <w:t xml:space="preserve">Directly tests M8 misconception (Square Unit Confusion) — bigger number does NOT mean bigger area when units differ.</w:t>
      </w:r>
      <w:r w:rsidDel="00000000" w:rsidR="00000000" w:rsidRPr="00000000">
        <w:rPr>
          <w:shd w:fill="ffe599" w:val="clear"/>
          <w:rtl w:val="0"/>
        </w:rPr>
        <w:t xml:space="preserve"> Include at least 1 Type B problem in Practice.</w:t>
      </w:r>
    </w:p>
    <w:p w:rsidR="00000000" w:rsidDel="00000000" w:rsidP="00000000" w:rsidRDefault="00000000" w:rsidRPr="00000000" w14:paraId="000002E1">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Type B problems are high-value diagnostic. A student who picks "Rectangle A" has the exact misconception M5 exists to prevent. Flag for targeted re-teaching of the Mid activities side-by-side comparison.</w:t>
      </w:r>
    </w:p>
    <w:p w:rsidR="00000000" w:rsidDel="00000000" w:rsidP="00000000" w:rsidRDefault="00000000" w:rsidRPr="00000000" w14:paraId="000002E2">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shd w:fill="ffe599" w:val="clear"/>
          <w:rtl w:val="0"/>
        </w:rPr>
        <w:t xml:space="preserve">rror pattern to watch: area stated without units or with wrong units</w:t>
      </w:r>
    </w:p>
    <w:p w:rsidR="00000000" w:rsidDel="00000000" w:rsidP="00000000" w:rsidRDefault="00000000" w:rsidRPr="00000000" w14:paraId="000002E3">
      <w:pPr>
        <w:numPr>
          <w:ilvl w:val="0"/>
          <w:numId w:val="4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Include 2-3 linear vs. square unit distinction problems in Practice</w:t>
      </w:r>
      <w:r w:rsidDel="00000000" w:rsidR="00000000" w:rsidRPr="00000000">
        <w:rPr>
          <w:shd w:fill="ffe599" w:val="clear"/>
          <w:rtl w:val="0"/>
        </w:rPr>
        <w:t xml:space="preserve"> to maintain the Early activities learning. Mix formats:</w:t>
      </w:r>
    </w:p>
    <w:p w:rsidR="00000000" w:rsidDel="00000000" w:rsidP="00000000" w:rsidRDefault="00000000" w:rsidRPr="00000000" w14:paraId="000002E4">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 book is 8 ___ tall." MC: inches / square inches / centimeters / square centimeters</w:t>
      </w:r>
    </w:p>
    <w:p w:rsidR="00000000" w:rsidDel="00000000" w:rsidP="00000000" w:rsidRDefault="00000000" w:rsidRPr="00000000" w14:paraId="000002E5">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 book cover has an area of 48 ___." MC: inches / square inches / centimeters / square centimeters</w:t>
      </w:r>
    </w:p>
    <w:p w:rsidR="00000000" w:rsidDel="00000000" w:rsidP="00000000" w:rsidRDefault="00000000" w:rsidRPr="00000000" w14:paraId="000002E6">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"Which of these is measured in square centimeters?" MC: length of a ribbon / height of a plant / area of a phone screen / width of a desk</w:t>
      </w:r>
    </w:p>
    <w:p w:rsidR="00000000" w:rsidDel="00000000" w:rsidP="00000000" w:rsidRDefault="00000000" w:rsidRPr="00000000" w14:paraId="000002E7">
      <w:pPr>
        <w:numPr>
          <w:ilvl w:val="1"/>
          <w:numId w:val="4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These should be interspersed with area calculation problems, not grouped separately. The distinction must feel like part of normal unit usage, not a separate skill.</w:t>
      </w:r>
    </w:p>
    <w:p w:rsidR="00000000" w:rsidDel="00000000" w:rsidP="00000000" w:rsidRDefault="00000000" w:rsidRPr="00000000" w14:paraId="000002E8">
      <w:pPr>
        <w:numPr>
          <w:ilvl w:val="0"/>
          <w:numId w:val="44"/>
        </w:numPr>
        <w:ind w:left="720" w:hanging="360"/>
        <w:rPr>
          <w:u w:val="none"/>
        </w:rPr>
      </w:pPr>
      <w:r w:rsidDel="00000000" w:rsidR="00000000" w:rsidRPr="00000000">
        <w:rPr>
          <w:b w:val="1"/>
          <w:bCs w:val="1"/>
          <w:rtl w:val="0"/>
        </w:rPr>
        <w:t xml:space="preserve">⚠️ Mastery tracking guidance — unit-label errors vs. calculation errors:</w:t>
      </w:r>
      <w:r w:rsidDel="00000000" w:rsidR="00000000" w:rsidRPr="00000000">
        <w:rPr>
          <w:rtl w:val="0"/>
        </w:rPr>
        <w:t xml:space="preserve"> When a student multiplies correctly but attaches the wrong unit name (e.g., "12 square centimeters" when the grid shows inch squares), tag this as a CONCEPTUAL error, not PROCEDURAL. When a student attaches the correct unit but calculates the area wrong, tag as PROCEDURAL. This distinction matters for intervention routing — a student who calculates correctly but mislabels units needs vocabulary reinforcement (loop M5 Early activities), not multiplication practice. Starter Pack writers should ensure MC options include "correct number, wrong unit" as a diagnostic distractor on at least 2 Practice problems.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warm-up rectangle pair — now with unit names attached</w:t>
      </w:r>
    </w:p>
    <w:p w:rsidR="00000000" w:rsidDel="00000000" w:rsidP="00000000" w:rsidRDefault="00000000" w:rsidRPr="00000000" w14:paraId="000002ED">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Consolidate inverse relationship: smaller unit → more needed → larger number, same shape</w:t>
      </w:r>
    </w:p>
    <w:p w:rsidR="00000000" w:rsidDel="00000000" w:rsidP="00000000" w:rsidRDefault="00000000" w:rsidRPr="00000000" w14:paraId="000002EE">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square inch, square centimeter, standard unit</w:t>
      </w:r>
    </w:p>
    <w:p w:rsidR="00000000" w:rsidDel="00000000" w:rsidP="00000000" w:rsidRDefault="00000000" w:rsidRPr="00000000" w14:paraId="000002EF">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M6: these units work for small areas — what about rooms and playgrounds?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rPr/>
      </w:pPr>
      <w:bookmarkStart w:colFirst="0" w:colLast="0" w:name="_5x4rluj6irtw" w:id="48"/>
      <w:bookmarkEnd w:id="48"/>
      <w:r w:rsidDel="00000000" w:rsidR="00000000" w:rsidRPr="00000000">
        <w:rPr>
          <w:rtl w:val="0"/>
        </w:rPr>
        <w:t xml:space="preserve">Scaffolding Progression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b w:val="1"/>
                <w:bCs w:val="1"/>
                <w:rtl w:val="0"/>
              </w:rPr>
              <w:t xml:space="preserve">Grid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Unit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Full grid, 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Guide introduces unit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Not yet — focus on 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Full grid, both units shown side-by-side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Students use unit names with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Multiply (from M4) to find area in each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Full grid, single unit per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Students independently attach correct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Multiply and state with units — no prompting</w:t>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CRA Note (Decision 3):</w:t>
      </w:r>
      <w:r w:rsidDel="00000000" w:rsidR="00000000" w:rsidRPr="00000000">
        <w:rPr>
          <w:rtl w:val="0"/>
        </w:rPr>
        <w:t xml:space="preserve"> M4 ended with dimensions-only (abstract). M5 returns to full grids because grid SIZE is the teaching concept. This is valid CRA — returning to representational when introducing new concepts within the same domain. Grid fading resumes in M7.</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rPr/>
      </w:pPr>
      <w:bookmarkStart w:colFirst="0" w:colLast="0" w:name="_6dvwudhfe3bt" w:id="49"/>
      <w:bookmarkEnd w:id="49"/>
      <w:r w:rsidDel="00000000" w:rsidR="00000000" w:rsidRPr="00000000">
        <w:rPr>
          <w:rtl w:val="0"/>
        </w:rPr>
        <w:t xml:space="preserve">Tool Requirements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Full grid — two grid sizes (inch and cm); side-by-side display capability; includes 1×1 for unit square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Display + click to count/identify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PRIMARY tool — same rectangle displayable with either grid. 1×1 configuration doubles as unit square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Multiplication with unit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Click-select to build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Familiar from M4; adds unit label component</w:t>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Critical capability:</w:t>
      </w:r>
      <w:r w:rsidDel="00000000" w:rsidR="00000000" w:rsidRPr="00000000">
        <w:rPr>
          <w:rtl w:val="0"/>
        </w:rPr>
        <w:t xml:space="preserve"> Side-by-side display of same rectangle with two different grid overlays. Visual difference in grid density must be OBVIOUS — this is the primary teaching visual. A 1×1 Grid Rectangle with unit type set serves as the individual unit square display — no separate tool needed.</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rPr/>
      </w:pPr>
      <w:bookmarkStart w:colFirst="0" w:colLast="0" w:name="_3bm7tw4t9iba" w:id="50"/>
      <w:bookmarkEnd w:id="50"/>
      <w:r w:rsidDel="00000000" w:rsidR="00000000" w:rsidRPr="00000000">
        <w:rPr>
          <w:rtl w:val="0"/>
        </w:rPr>
        <w:t xml:space="preserve">Data Constraints</w:t>
      </w:r>
    </w:p>
    <w:p w:rsidR="00000000" w:rsidDel="00000000" w:rsidP="00000000" w:rsidRDefault="00000000" w:rsidRPr="00000000" w14:paraId="00000318">
      <w:pPr>
        <w:rPr/>
      </w:pPr>
      <w:r w:rsidDel="00000000" w:rsidR="00000000" w:rsidRPr="00000000">
        <w:rPr>
          <w:b w:val="1"/>
          <w:bCs w:val="1"/>
          <w:rtl w:val="0"/>
        </w:rPr>
        <w:t xml:space="preserve">Square inch problems:</w:t>
      </w:r>
      <w:r w:rsidDel="00000000" w:rsidR="00000000" w:rsidRPr="00000000">
        <w:rPr>
          <w:rtl w:val="0"/>
        </w:rPr>
        <w:t xml:space="preserve"> Factors 2–10, products within 100 (e.g., 3×4, 2×5, 4×6, 5×5)</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Square centimeter problems (independent practice):</w:t>
      </w:r>
      <w:r w:rsidDel="00000000" w:rsidR="00000000" w:rsidRPr="00000000">
        <w:rPr>
          <w:rtl w:val="0"/>
        </w:rPr>
        <w:t xml:space="preserve"> Factors 3–10, products within 100</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Comparison activities (same rectangle, both units):</w:t>
      </w:r>
      <w:r w:rsidDel="00000000" w:rsidR="00000000" w:rsidRPr="00000000">
        <w:rPr>
          <w:rtl w:val="0"/>
        </w:rPr>
        <w:t xml:space="preserve"> Use rectangles where BOTH inch and cm measurements involve clean multiplication facts.</w:t>
      </w:r>
      <w:r w:rsidDel="00000000" w:rsidR="00000000" w:rsidRPr="00000000">
        <w:rPr>
          <w:rFonts w:ascii="Arial Unicode MS" w:cs="Arial Unicode MS" w:eastAsia="Arial Unicode MS" w:hAnsi="Arial Unicode MS"/>
          <w:shd w:fill="d9ead3" w:val="clear"/>
          <w:rtl w:val="0"/>
        </w:rPr>
        <w:t xml:space="preserve"> Exact conversion (1 in ≈ 2.54 cm) produces messy numbers — use approximate but </w:t>
      </w:r>
      <w:r w:rsidDel="00000000" w:rsidR="00000000" w:rsidRPr="00000000">
        <w:rPr>
          <w:shd w:fill="d9ead3" w:val="clear"/>
          <w:rtl w:val="0"/>
        </w:rPr>
        <w:t xml:space="preserve">clean </w:t>
      </w:r>
      <w:r w:rsidDel="00000000" w:rsidR="00000000" w:rsidRPr="00000000">
        <w:rPr>
          <w:shd w:fill="d9ead3" w:val="clear"/>
          <w:rtl w:val="0"/>
        </w:rPr>
        <w:t xml:space="preserve">cm values. The point is "same rectangle, more squares" — not exact conversion.</w:t>
      </w:r>
      <w:r w:rsidDel="00000000" w:rsidR="00000000" w:rsidRPr="00000000">
        <w:rPr>
          <w:rtl w:val="0"/>
        </w:rPr>
        <w:t xml:space="preserve"> </w:t>
      </w:r>
      <w:r w:rsidDel="00000000" w:rsidR="00000000" w:rsidRPr="00000000">
        <w:rPr>
          <w:b w:val="1"/>
          <w:bCs w:val="1"/>
          <w:rtl w:val="0"/>
        </w:rPr>
        <w:t xml:space="preserve">All cm products must stay within 100.</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shd w:fill="ffe599" w:val="clear"/>
        </w:rPr>
      </w:pPr>
      <w:r w:rsidDel="00000000" w:rsidR="00000000" w:rsidRPr="00000000">
        <w:rPr>
          <w:shd w:fill="ffe599" w:val="clear"/>
          <w:rtl w:val="0"/>
        </w:rPr>
        <w:t xml:space="preserve">Example pairs: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320">
      <w:pPr>
        <w:numPr>
          <w:ilvl w:val="0"/>
          <w:numId w:val="6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4 in × 3 in = 12 sq in → ~10 cm × 8 cm = 80 sq cm ✅ (under 100)</w:t>
      </w:r>
    </w:p>
    <w:p w:rsidR="00000000" w:rsidDel="00000000" w:rsidP="00000000" w:rsidRDefault="00000000" w:rsidRPr="00000000" w14:paraId="00000321">
      <w:pPr>
        <w:numPr>
          <w:ilvl w:val="0"/>
          <w:numId w:val="6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2 in × 6 in = 12 sq in → ~5 cm × 15 cm = 75 sq cm ✅ (under 100)</w:t>
      </w:r>
    </w:p>
    <w:p w:rsidR="00000000" w:rsidDel="00000000" w:rsidP="00000000" w:rsidRDefault="00000000" w:rsidRPr="00000000" w14:paraId="00000322">
      <w:pPr>
        <w:numPr>
          <w:ilvl w:val="0"/>
          <w:numId w:val="6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4 in × 4 in = 16 sq in → ~10 cm × 10 cm = 100 sq cm ✅ (at limit)</w:t>
      </w:r>
    </w:p>
    <w:p w:rsidR="00000000" w:rsidDel="00000000" w:rsidP="00000000" w:rsidRDefault="00000000" w:rsidRPr="00000000" w14:paraId="00000323">
      <w:pPr>
        <w:numPr>
          <w:ilvl w:val="0"/>
          <w:numId w:val="6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3 in × 5 in = 15 sq in → ~8 cm × 13 cm = 104 sq cm ⚠️ (over limit — adjust to ~8 cm × 12 cm = 96 sq cm or avoid)</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shd w:fill="ffe599" w:val="clear"/>
          <w:rtl w:val="0"/>
        </w:rPr>
        <w:t xml:space="preserve">Inch rectangle constraint for comparison pairs:</w:t>
      </w:r>
      <w:r w:rsidDel="00000000" w:rsidR="00000000" w:rsidRPr="00000000">
        <w:rPr>
          <w:shd w:fill="ffe599" w:val="clear"/>
          <w:rtl w:val="0"/>
        </w:rPr>
        <w:t xml:space="preserve"> Keep inch dimensions to approximately 4×4, 3×5, 2×6 and smaller so cm equivalents stay within 100.</w:t>
      </w: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rPr/>
      </w:pPr>
      <w:bookmarkStart w:colFirst="0" w:colLast="0" w:name="_p52lilq2t6lg" w:id="51"/>
      <w:bookmarkEnd w:id="51"/>
      <w:r w:rsidDel="00000000" w:rsidR="00000000" w:rsidRPr="00000000">
        <w:rPr>
          <w:rtl w:val="0"/>
        </w:rPr>
        <w:t xml:space="preserve">Vocabulary</w:t>
      </w:r>
    </w:p>
    <w:p w:rsidR="00000000" w:rsidDel="00000000" w:rsidP="00000000" w:rsidRDefault="00000000" w:rsidRPr="00000000" w14:paraId="00000328">
      <w:pPr>
        <w:rPr/>
      </w:pPr>
      <w:r w:rsidDel="00000000" w:rsidR="00000000" w:rsidRPr="00000000">
        <w:rPr>
          <w:b w:val="1"/>
          <w:bCs w:val="1"/>
          <w:rtl w:val="0"/>
        </w:rPr>
        <w:t xml:space="preserve">New:</w:t>
      </w:r>
      <w:r w:rsidDel="00000000" w:rsidR="00000000" w:rsidRPr="00000000">
        <w:rPr>
          <w:rtl w:val="0"/>
        </w:rPr>
        <w:t xml:space="preserve"> square inch, square centimeter, standard unit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b w:val="1"/>
          <w:bCs w:val="1"/>
          <w:shd w:fill="ffe599" w:val="clear"/>
        </w:rPr>
      </w:pPr>
      <w:r w:rsidDel="00000000" w:rsidR="00000000" w:rsidRPr="00000000">
        <w:rPr>
          <w:b w:val="1"/>
          <w:bCs w:val="1"/>
          <w:shd w:fill="ffe599" w:val="clear"/>
          <w:rtl w:val="0"/>
        </w:rPr>
        <w:t xml:space="preserve">Abbreviations:</w:t>
      </w:r>
      <w:r w:rsidDel="00000000" w:rsidR="00000000" w:rsidRPr="00000000">
        <w:rPr>
          <w:shd w:fill="ffe599" w:val="clear"/>
          <w:rtl w:val="0"/>
        </w:rPr>
        <w:t xml:space="preserve"> Not introduced in M5. Full unit names ("square inches," "square centimeters") required in all student responses. Abbreviations deferred to M6 or later, after the linear-to-square distinction is fully established.</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Language pattern:</w:t>
      </w:r>
      <w:r w:rsidDel="00000000" w:rsidR="00000000" w:rsidRPr="00000000">
        <w:rPr>
          <w:rtl w:val="0"/>
        </w:rPr>
        <w:t xml:space="preserve"> "The area is ___ </w:t>
      </w:r>
      <w:commentRangeStart w:id="66"/>
      <w:commentRangeStart w:id="67"/>
      <w:commentRangeStart w:id="68"/>
      <w:r w:rsidDel="00000000" w:rsidR="00000000" w:rsidRPr="00000000">
        <w:rPr>
          <w:rtl w:val="0"/>
        </w:rPr>
        <w:t xml:space="preserve">square inches</w:t>
      </w:r>
      <w:commentRangeEnd w:id="66"/>
      <w:r w:rsidDel="00000000" w:rsidR="00000000" w:rsidRPr="00000000">
        <w:commentReference w:id="66"/>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t xml:space="preserve">" — always full unit name in answers (Interaction would be equation builder with palette)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rPr/>
      </w:pPr>
      <w:bookmarkStart w:colFirst="0" w:colLast="0" w:name="_xmy98bin24kd" w:id="52"/>
      <w:bookmarkEnd w:id="52"/>
      <w:r w:rsidDel="00000000" w:rsidR="00000000" w:rsidRPr="00000000">
        <w:rPr>
          <w:rFonts w:ascii="Arial Unicode MS" w:cs="Arial Unicode MS" w:eastAsia="Arial Unicode MS" w:hAnsi="Arial Unicode MS"/>
          <w:rtl w:val="0"/>
        </w:rPr>
        <w:t xml:space="preserve">Key Transition: M4 → M5</w:t>
      </w:r>
    </w:p>
    <w:p w:rsidR="00000000" w:rsidDel="00000000" w:rsidP="00000000" w:rsidRDefault="00000000" w:rsidRPr="00000000" w14:paraId="00000330">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Multiplication for area (with full grid support) → Standard unit introduction (full grids continue, but now grid SIZE is the concept)</w:t>
      </w:r>
    </w:p>
    <w:p w:rsidR="00000000" w:rsidDel="00000000" w:rsidP="00000000" w:rsidRDefault="00000000" w:rsidRPr="00000000" w14:paraId="00000331">
      <w:pPr>
        <w:rPr/>
      </w:pPr>
      <w:r w:rsidDel="00000000" w:rsidR="00000000" w:rsidRPr="00000000">
        <w:rPr>
          <w:b w:val="1"/>
          <w:bCs w:val="1"/>
          <w:rtl w:val="0"/>
        </w:rPr>
        <w:t xml:space="preserve">Cognitive Load:</w:t>
      </w:r>
      <w:r w:rsidDel="00000000" w:rsidR="00000000" w:rsidRPr="00000000">
        <w:rPr>
          <w:rtl w:val="0"/>
        </w:rPr>
        <w:t xml:space="preserve"> MODERATE (new vocabulary + inverse relationship concept)</w:t>
      </w:r>
    </w:p>
    <w:p w:rsidR="00000000" w:rsidDel="00000000" w:rsidP="00000000" w:rsidRDefault="00000000" w:rsidRPr="00000000" w14:paraId="00000332">
      <w:pPr>
        <w:rPr/>
      </w:pPr>
      <w:r w:rsidDel="00000000" w:rsidR="00000000" w:rsidRPr="00000000">
        <w:rPr>
          <w:b w:val="1"/>
          <w:bCs w:val="1"/>
          <w:rtl w:val="0"/>
        </w:rPr>
        <w:t xml:space="preserve">Why grids return:</w:t>
      </w:r>
      <w:r w:rsidDel="00000000" w:rsidR="00000000" w:rsidRPr="00000000">
        <w:rPr>
          <w:rtl w:val="0"/>
        </w:rPr>
        <w:t xml:space="preserve"> Students must SEE different-sized squares to understand why measurements differ. Grid SIZE is the concept.</w:t>
      </w:r>
    </w:p>
    <w:p w:rsidR="00000000" w:rsidDel="00000000" w:rsidP="00000000" w:rsidRDefault="00000000" w:rsidRPr="00000000" w14:paraId="00000333">
      <w:pPr>
        <w:rPr/>
      </w:pPr>
      <w:r w:rsidDel="00000000" w:rsidR="00000000" w:rsidRPr="00000000">
        <w:rPr>
          <w:b w:val="1"/>
          <w:bCs w:val="1"/>
          <w:rtl w:val="0"/>
        </w:rPr>
        <w:t xml:space="preserve">Critical Success Factor:</w:t>
      </w:r>
      <w:r w:rsidDel="00000000" w:rsidR="00000000" w:rsidRPr="00000000">
        <w:rPr>
          <w:rtl w:val="0"/>
        </w:rPr>
        <w:t xml:space="preserve"> Students understand the SHAPE doesn't change — only the UNIT changes the NUMBER.</w:t>
      </w:r>
    </w:p>
    <w:p w:rsidR="00000000" w:rsidDel="00000000" w:rsidP="00000000" w:rsidRDefault="00000000" w:rsidRPr="00000000" w14:paraId="00000334">
      <w:pPr>
        <w:pStyle w:val="Heading3"/>
        <w:rPr/>
      </w:pPr>
      <w:bookmarkStart w:colFirst="0" w:colLast="0" w:name="_drfdzjshq937" w:id="53"/>
      <w:bookmarkEnd w:id="53"/>
      <w:r w:rsidDel="00000000" w:rsidR="00000000" w:rsidRPr="00000000">
        <w:rPr>
          <w:rFonts w:ascii="Arial Unicode MS" w:cs="Arial Unicode MS" w:eastAsia="Arial Unicode MS" w:hAnsi="Arial Unicode MS"/>
          <w:rtl w:val="0"/>
        </w:rPr>
        <w:t xml:space="preserve">Key Transition: M5 → M6</w:t>
      </w:r>
    </w:p>
    <w:p w:rsidR="00000000" w:rsidDel="00000000" w:rsidP="00000000" w:rsidRDefault="00000000" w:rsidRPr="00000000" w14:paraId="00000335">
      <w:pPr>
        <w:rPr/>
      </w:pPr>
      <w:r w:rsidDel="00000000" w:rsidR="00000000" w:rsidRPr="00000000">
        <w:rPr>
          <w:b w:val="1"/>
          <w:bCs w:val="1"/>
          <w:rtl w:val="0"/>
        </w:rPr>
        <w:t xml:space="preserve">What M5 establishes:</w:t>
      </w:r>
      <w:r w:rsidDel="00000000" w:rsidR="00000000" w:rsidRPr="00000000">
        <w:rPr>
          <w:rFonts w:ascii="Arial Unicode MS" w:cs="Arial Unicode MS" w:eastAsia="Arial Unicode MS" w:hAnsi="Arial Unicode MS"/>
          <w:rtl w:val="0"/>
        </w:rPr>
        <w:t xml:space="preserve"> Standard units exist; different units → different numbers; smaller unit → bigger number</w:t>
      </w:r>
    </w:p>
    <w:p w:rsidR="00000000" w:rsidDel="00000000" w:rsidP="00000000" w:rsidRDefault="00000000" w:rsidRPr="00000000" w14:paraId="00000336">
      <w:pPr>
        <w:rPr/>
      </w:pPr>
      <w:r w:rsidDel="00000000" w:rsidR="00000000" w:rsidRPr="00000000">
        <w:rPr>
          <w:b w:val="1"/>
          <w:bCs w:val="1"/>
          <w:rtl w:val="0"/>
        </w:rPr>
        <w:t xml:space="preserve">What M6 builds:</w:t>
      </w:r>
      <w:r w:rsidDel="00000000" w:rsidR="00000000" w:rsidRPr="00000000">
        <w:rPr>
          <w:rtl w:val="0"/>
        </w:rPr>
        <w:t xml:space="preserve"> Larger standard units (sq ft, sq m); choosing appropriate units for context</w:t>
      </w:r>
    </w:p>
    <w:p w:rsidR="00000000" w:rsidDel="00000000" w:rsidP="00000000" w:rsidRDefault="00000000" w:rsidRPr="00000000" w14:paraId="00000337">
      <w:pPr>
        <w:rPr/>
      </w:pPr>
      <w:r w:rsidDel="00000000" w:rsidR="00000000" w:rsidRPr="00000000">
        <w:rPr>
          <w:b w:val="1"/>
          <w:bCs w:val="1"/>
          <w:rtl w:val="0"/>
        </w:rPr>
        <w:t xml:space="preserve">Bridge:</w:t>
      </w:r>
      <w:r w:rsidDel="00000000" w:rsidR="00000000" w:rsidRPr="00000000">
        <w:rPr>
          <w:rtl w:val="0"/>
        </w:rPr>
        <w:t xml:space="preserve"> "Square inches and square centimeters work for small areas — what about bigger spaces?"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rPr>
          <w:shd w:fill="a4c2f4" w:val="clear"/>
        </w:rPr>
      </w:pPr>
      <w:bookmarkStart w:colFirst="0" w:colLast="0" w:name="_mtzr54wuy3ro" w:id="54"/>
      <w:bookmarkEnd w:id="54"/>
      <w:r w:rsidDel="00000000" w:rsidR="00000000" w:rsidRPr="00000000">
        <w:rPr>
          <w:shd w:fill="a4c2f4" w:val="clear"/>
          <w:rtl w:val="0"/>
        </w:rPr>
        <w:t xml:space="preserve">SME Review Questions</w:t>
      </w:r>
    </w:p>
    <w:p w:rsidR="00000000" w:rsidDel="00000000" w:rsidP="00000000" w:rsidRDefault="00000000" w:rsidRPr="00000000" w14:paraId="0000033B">
      <w:pPr>
        <w:numPr>
          <w:ilvl w:val="0"/>
          <w:numId w:val="9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Approximate vs exact cm dimensions?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Use clean approximate cm values. Exact conversion (1 in ≈ 2.54 cm) produces messy numbers that obscure the conceptual insight. M5 teaches "smaller unit → bigger number," not conversion arithmetic. Clean approximations (e.g., 4×3 in → ~10×8 cm) serve the learning goal. SME confirmed no better approach exists.</w:t>
      </w:r>
      <w:commentRangeStart w:id="69"/>
      <w:r w:rsidDel="00000000" w:rsidR="00000000" w:rsidRPr="00000000">
        <w:rPr>
          <w:shd w:fill="ffe599" w:val="clear"/>
          <w:rtl w:val="0"/>
        </w:rPr>
        <w:t xml:space="preserve">  </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33C">
      <w:pPr>
        <w:numPr>
          <w:ilvl w:val="0"/>
          <w:numId w:val="9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"Square" distinction — brief mention or dedicated practice?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Dedicated practice. The linear-to-square transition is a known difficulty. M5 Early now includes explicit visual comparison (line segment vs. square) and 3-4 MC practice problems testing "which unit for which measurement?" before any area calculation with named units begins.</w:t>
      </w:r>
      <w:commentRangeStart w:id="70"/>
      <w:r w:rsidDel="00000000" w:rsidR="00000000" w:rsidRPr="00000000">
        <w:rPr>
          <w:shd w:fill="ffe599" w:val="clear"/>
          <w:rtl w:val="0"/>
        </w:rPr>
        <w:t xml:space="preserve">     </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33D">
      <w:pPr>
        <w:numPr>
          <w:ilvl w:val="0"/>
          <w:numId w:val="9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Multiplication vs counting?</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Allow both. M5's learning goal is named units, not multiplication fluency. For small square-inch rectangles, counting is reasonable and produces the same result. We cannot observe computation method in a 1:1 digital context (same constraint as M3). If the student produces the correct area with the correct unit label, M5's goal is met. Multiplication fluency is M4's responsibility and continues to develop naturally — it doesn't need to be policed in M5.</w:t>
      </w:r>
      <w:commentRangeStart w:id="71"/>
      <w:r w:rsidDel="00000000" w:rsidR="00000000" w:rsidRPr="00000000">
        <w:rPr>
          <w:rtl w:val="0"/>
        </w:rPr>
      </w:r>
    </w:p>
    <w:p w:rsidR="00000000" w:rsidDel="00000000" w:rsidP="00000000" w:rsidRDefault="00000000" w:rsidRPr="00000000" w14:paraId="0000033E">
      <w:pPr>
        <w:numPr>
          <w:ilvl w:val="0"/>
          <w:numId w:val="90"/>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End w:id="71"/>
      <w:r w:rsidDel="00000000" w:rsidR="00000000" w:rsidRPr="00000000">
        <w:commentReference w:id="71"/>
      </w:r>
      <w:r w:rsidDel="00000000" w:rsidR="00000000" w:rsidRPr="00000000">
        <w:rPr>
          <w:strike w:val="1"/>
          <w:shd w:fill="ffe599" w:val="clear"/>
          <w:rtl w:val="0"/>
        </w:rPr>
        <w:t xml:space="preserve">Grid return — regression?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Moot. M4 keeps full grids throughout (confirmed in M4 SME review). Grid fading begins at M7, not M4. M5 uses full grids because grid SIZE is the teaching concept — students must see that the same rectangle has more smaller squares (80 sq cm) than larger squares (12 sq in). No regression occurs because grids were never removed.</w:t>
      </w:r>
      <w:commentRangeStart w:id="72"/>
      <w:r w:rsidDel="00000000" w:rsidR="00000000" w:rsidRPr="00000000">
        <w:rPr>
          <w:shd w:fill="ffe599" w:val="clear"/>
          <w:rtl w:val="0"/>
        </w:rPr>
        <w:t xml:space="preserve">      </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33F">
      <w:pPr>
        <w:numPr>
          <w:ilvl w:val="0"/>
          <w:numId w:val="9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Abbreviations in M5?</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No abbreviations in M5. Students use full names only ("square inches," "square centimeters") throughout. Students need to internalize that these are </w:t>
      </w:r>
      <w:r w:rsidDel="00000000" w:rsidR="00000000" w:rsidRPr="00000000">
        <w:rPr>
          <w:i w:val="1"/>
          <w:iCs w:val="1"/>
          <w:shd w:fill="ffe599" w:val="clear"/>
          <w:rtl w:val="0"/>
        </w:rPr>
        <w:t xml:space="preserve">square</w:t>
      </w:r>
      <w:r w:rsidDel="00000000" w:rsidR="00000000" w:rsidRPr="00000000">
        <w:rPr>
          <w:shd w:fill="ffe599" w:val="clear"/>
          <w:rtl w:val="0"/>
        </w:rPr>
        <w:t xml:space="preserve"> units — abbreviating too early risks the "sq" prefix becoming meaningless shorthand before the linear-to-square distinction is solid. Abbreviations can be introduced casually in M6 or later.</w:t>
      </w:r>
      <w:commentRangeStart w:id="73"/>
      <w:r w:rsidDel="00000000" w:rsidR="00000000" w:rsidRPr="00000000">
        <w:rPr>
          <w:shd w:fill="ffe599" w:val="clear"/>
          <w:rtl w:val="0"/>
        </w:rPr>
        <w:t xml:space="preserve">     </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340">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shd w:fill="ffe599" w:val="clear"/>
          <w:rtl w:val="0"/>
        </w:rPr>
        <w:t xml:space="preserve">Number range for cm?</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Keep all areas in square centimeters within 100. This constrains comparison pairs: inch rectangles limited to approximately 4×4, 3×5, 2×6 and smaller so that cm equivalents stay under 100. Plenty of variety within this range.</w:t>
      </w:r>
      <w:commentRangeStart w:id="74"/>
      <w:r w:rsidDel="00000000" w:rsidR="00000000" w:rsidRPr="00000000">
        <w:rPr>
          <w:rtl w:val="0"/>
        </w:rPr>
        <w:t xml:space="preserve">   </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pPr>
      <w:bookmarkStart w:colFirst="0" w:colLast="0" w:name="_7glzs8ggod70" w:id="55"/>
      <w:bookmarkEnd w:id="55"/>
      <w:r w:rsidDel="00000000" w:rsidR="00000000" w:rsidRPr="00000000">
        <w:rPr>
          <w:b w:val="1"/>
          <w:bCs w:val="1"/>
          <w:rtl w:val="0"/>
        </w:rPr>
        <w:t xml:space="preserve">MODULE 6: </w:t>
      </w:r>
      <w:r w:rsidDel="00000000" w:rsidR="00000000" w:rsidRPr="00000000">
        <w:rPr>
          <w:rtl w:val="0"/>
        </w:rPr>
        <w:t xml:space="preserve">Square Feet and Square Meters</w:t>
      </w:r>
    </w:p>
    <w:p w:rsidR="00000000" w:rsidDel="00000000" w:rsidP="00000000" w:rsidRDefault="00000000" w:rsidRPr="00000000" w14:paraId="00000345">
      <w:pPr>
        <w:rPr/>
      </w:pPr>
      <w:r w:rsidDel="00000000" w:rsidR="00000000" w:rsidRPr="00000000">
        <w:rPr>
          <w:i w:val="1"/>
          <w:iCs w:val="1"/>
          <w:rtl w:val="0"/>
        </w:rPr>
        <w:t xml:space="preserve">OUR Lesson 7 | Standard: 3.MD.C.7.b (area in context — choosing units)</w:t>
      </w:r>
      <w:r w:rsidDel="00000000" w:rsidR="00000000" w:rsidRPr="00000000">
        <w:rPr>
          <w:rtl w:val="0"/>
        </w:rPr>
      </w:r>
    </w:p>
    <w:p w:rsidR="00000000" w:rsidDel="00000000" w:rsidP="00000000" w:rsidRDefault="00000000" w:rsidRPr="00000000" w14:paraId="00000346">
      <w:pPr>
        <w:pStyle w:val="Heading3"/>
        <w:rPr/>
      </w:pPr>
      <w:bookmarkStart w:colFirst="0" w:colLast="0" w:name="_fbuikl9fjsoo" w:id="56"/>
      <w:bookmarkEnd w:id="56"/>
      <w:r w:rsidDel="00000000" w:rsidR="00000000" w:rsidRPr="00000000">
        <w:rPr>
          <w:rtl w:val="0"/>
        </w:rPr>
        <w:t xml:space="preserve">Learning Goal</w:t>
      </w:r>
    </w:p>
    <w:p w:rsidR="00000000" w:rsidDel="00000000" w:rsidP="00000000" w:rsidRDefault="00000000" w:rsidRPr="00000000" w14:paraId="00000347">
      <w:pPr>
        <w:rPr/>
      </w:pPr>
      <w:r w:rsidDel="00000000" w:rsidR="00000000" w:rsidRPr="00000000">
        <w:rPr>
          <w:rtl w:val="0"/>
        </w:rPr>
        <w:t xml:space="preserve">Use square feet and square meters to measure the area of a rectangle. Choose appropriate square units for real-world contexts.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square foot</w:t>
      </w:r>
      <w:r w:rsidDel="00000000" w:rsidR="00000000" w:rsidRPr="00000000">
        <w:rPr>
          <w:rtl w:val="0"/>
        </w:rPr>
        <w:t xml:space="preserve"> is a square with sides of 1 foot; a </w:t>
      </w:r>
      <w:r w:rsidDel="00000000" w:rsidR="00000000" w:rsidRPr="00000000">
        <w:rPr>
          <w:b w:val="1"/>
          <w:bCs w:val="1"/>
          <w:rtl w:val="0"/>
        </w:rPr>
        <w:t xml:space="preserve">square meter</w:t>
      </w:r>
      <w:r w:rsidDel="00000000" w:rsidR="00000000" w:rsidRPr="00000000">
        <w:rPr>
          <w:rtl w:val="0"/>
        </w:rPr>
        <w:t xml:space="preserve"> is a square with sides of 1 meter — same naming convention as M5</w:t>
      </w:r>
    </w:p>
    <w:p w:rsidR="00000000" w:rsidDel="00000000" w:rsidP="00000000" w:rsidRDefault="00000000" w:rsidRPr="00000000" w14:paraId="0000034C">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Larger spaces need larger units — it would take TOO MANY square centimeters to measure a playground</w:t>
      </w:r>
    </w:p>
    <w:p w:rsidR="00000000" w:rsidDel="00000000" w:rsidP="00000000" w:rsidRDefault="00000000" w:rsidRPr="00000000" w14:paraId="0000034D">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Choosing the right unit is a </w:t>
      </w:r>
      <w:r w:rsidDel="00000000" w:rsidR="00000000" w:rsidRPr="00000000">
        <w:rPr>
          <w:i w:val="1"/>
          <w:iCs w:val="1"/>
          <w:rtl w:val="0"/>
        </w:rPr>
        <w:t xml:space="preserve">practical decision</w:t>
      </w:r>
      <w:r w:rsidDel="00000000" w:rsidR="00000000" w:rsidRPr="00000000">
        <w:rPr>
          <w:rtl w:val="0"/>
        </w:rPr>
        <w:t xml:space="preserve"> based on the size of the area being measured. Square centimeters for a phone screen; square feet for a classroom.</w:t>
      </w:r>
    </w:p>
    <w:p w:rsidR="00000000" w:rsidDel="00000000" w:rsidP="00000000" w:rsidRDefault="00000000" w:rsidRPr="00000000" w14:paraId="0000034E">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already know sq in and sq cm from M5 — this extends the same principle to larger units</w:t>
      </w:r>
    </w:p>
    <w:p w:rsidR="00000000" w:rsidDel="00000000" w:rsidP="00000000" w:rsidRDefault="00000000" w:rsidRPr="00000000" w14:paraId="0000034F">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Inverse relationship reinforced: fewer of a larger unit cover the same space as many of a smaller unit</w:t>
      </w:r>
    </w:p>
    <w:p w:rsidR="00000000" w:rsidDel="00000000" w:rsidP="00000000" w:rsidRDefault="00000000" w:rsidRPr="00000000" w14:paraId="00000350">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Representational — full grids continue (last module before grid fading begins in M7). Students still need to SEE the grid to connect unit SIZE to the physical space.</w:t>
      </w:r>
    </w:p>
    <w:p w:rsidR="00000000" w:rsidDel="00000000" w:rsidP="00000000" w:rsidRDefault="00000000" w:rsidRPr="00000000" w14:paraId="00000351">
      <w:pPr>
        <w:pStyle w:val="Heading3"/>
        <w:rPr/>
      </w:pPr>
      <w:bookmarkStart w:colFirst="0" w:colLast="0" w:name="_mybevak00ryg" w:id="57"/>
      <w:bookmarkEnd w:id="57"/>
      <w:r w:rsidDel="00000000" w:rsidR="00000000" w:rsidRPr="00000000">
        <w:rPr>
          <w:rtl w:val="0"/>
        </w:rPr>
        <w:t xml:space="preserve">Cognitive Focus</w:t>
      </w:r>
    </w:p>
    <w:p w:rsidR="00000000" w:rsidDel="00000000" w:rsidP="00000000" w:rsidRDefault="00000000" w:rsidRPr="00000000" w14:paraId="00000352">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when larger units are appropriate</w:t>
      </w:r>
    </w:p>
    <w:p w:rsidR="00000000" w:rsidDel="00000000" w:rsidP="00000000" w:rsidRDefault="00000000" w:rsidRPr="00000000" w14:paraId="00000353">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understanding relative sizes of all four standard units</w:t>
      </w:r>
    </w:p>
    <w:p w:rsidR="00000000" w:rsidDel="00000000" w:rsidP="00000000" w:rsidRDefault="00000000" w:rsidRPr="00000000" w14:paraId="00000354">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selecting appropriate unit for context</w:t>
      </w:r>
    </w:p>
    <w:p w:rsidR="00000000" w:rsidDel="00000000" w:rsidP="00000000" w:rsidRDefault="00000000" w:rsidRPr="00000000" w14:paraId="00000355">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all four standard units into a coherent system</w:t>
      </w:r>
    </w:p>
    <w:p w:rsidR="00000000" w:rsidDel="00000000" w:rsidP="00000000" w:rsidRDefault="00000000" w:rsidRPr="00000000" w14:paraId="00000356">
      <w:pPr>
        <w:pStyle w:val="Heading3"/>
        <w:rPr/>
      </w:pPr>
      <w:bookmarkStart w:colFirst="0" w:colLast="0" w:name="_8mwiycmbh9qa" w:id="58"/>
      <w:bookmarkEnd w:id="58"/>
      <w:r w:rsidDel="00000000" w:rsidR="00000000" w:rsidRPr="00000000">
        <w:rPr>
          <w:rtl w:val="0"/>
        </w:rPr>
        <w:t xml:space="preserve">Misconceptions Targeted</w:t>
      </w:r>
    </w:p>
    <w:p w:rsidR="00000000" w:rsidDel="00000000" w:rsidP="00000000" w:rsidRDefault="00000000" w:rsidRPr="00000000" w14:paraId="00000357">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M8: Square Unit Confusion (PRIMARY)</w:t>
      </w:r>
      <w:r w:rsidDel="00000000" w:rsidR="00000000" w:rsidRPr="00000000">
        <w:rPr>
          <w:rtl w:val="0"/>
        </w:rPr>
        <w:t xml:space="preserve"> — Students think all square units are interchangeable. Addressed by side-by-side unit size comparison, "too many" counter experience, and unit-selection reasoning tasks across all four units.</w:t>
      </w:r>
      <w:r w:rsidDel="00000000" w:rsidR="00000000" w:rsidRPr="00000000">
        <w:rPr>
          <w:rtl w:val="0"/>
        </w:rPr>
      </w:r>
    </w:p>
    <w:p w:rsidR="00000000" w:rsidDel="00000000" w:rsidP="00000000" w:rsidRDefault="00000000" w:rsidRPr="00000000" w14:paraId="00000358">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"More squares = more area" (SECONDARY)</w:t>
      </w:r>
      <w:r w:rsidDel="00000000" w:rsidR="00000000" w:rsidRPr="00000000">
        <w:rPr>
          <w:rtl w:val="0"/>
        </w:rPr>
        <w:t xml:space="preserve"> — Reinforced from M5: same area measured in different units gives different numbers. The AREA doesn't change — the UNIT does.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rPr/>
      </w:pPr>
      <w:bookmarkStart w:colFirst="0" w:colLast="0" w:name="_qj6omwezubci" w:id="59"/>
      <w:bookmarkEnd w:id="59"/>
      <w:r w:rsidDel="00000000" w:rsidR="00000000" w:rsidRPr="00000000">
        <w:rPr>
          <w:rtl w:val="0"/>
        </w:rPr>
        <w:t xml:space="preserve">What Students DO</w:t>
      </w:r>
    </w:p>
    <w:p w:rsidR="00000000" w:rsidDel="00000000" w:rsidP="00000000" w:rsidRDefault="00000000" w:rsidRPr="00000000" w14:paraId="0000035C">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75"/>
      <w:r w:rsidDel="00000000" w:rsidR="00000000" w:rsidRPr="00000000">
        <w:rPr>
          <w:b w:val="1"/>
          <w:bCs w:val="1"/>
          <w:rtl w:val="0"/>
        </w:rPr>
        <w:t xml:space="preserve">Grid Rectangles</w:t>
      </w:r>
      <w:commentRangeEnd w:id="75"/>
      <w:r w:rsidDel="00000000" w:rsidR="00000000" w:rsidRPr="00000000">
        <w:commentReference w:id="75"/>
      </w:r>
      <w:r w:rsidDel="00000000" w:rsidR="00000000" w:rsidRPr="00000000">
        <w:rPr>
          <w:rFonts w:ascii="Arial Unicode MS" w:cs="Arial Unicode MS" w:eastAsia="Arial Unicode MS" w:hAnsi="Arial Unicode MS"/>
          <w:rtl w:val="0"/>
        </w:rPr>
        <w:t xml:space="preserve"> (1×1, side-by-side — three unit types: sq cm, sq in, sq ft) → Size comparison</w:t>
      </w:r>
    </w:p>
    <w:p w:rsidR="00000000" w:rsidDel="00000000" w:rsidP="00000000" w:rsidRDefault="00000000" w:rsidRPr="00000000" w14:paraId="0000035F">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Three 1×1 Grid Rectangles displayed at visually distinct sizes. Text note: "A square meter is even BIGGER than a square foot."</w:t>
      </w:r>
    </w:p>
    <w:p w:rsidR="00000000" w:rsidDel="00000000" w:rsidP="00000000" w:rsidRDefault="00000000" w:rsidRPr="00000000" w14:paraId="00000360">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observe size differences between units</w:t>
      </w:r>
    </w:p>
    <w:p w:rsidR="00000000" w:rsidDel="00000000" w:rsidP="00000000" w:rsidRDefault="00000000" w:rsidRPr="00000000" w14:paraId="00000361">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Establish the size relationships between all four standard units. Activate M5 knowledge and extend to new units.</w:t>
      </w:r>
    </w:p>
    <w:p w:rsidR="00000000" w:rsidDel="00000000" w:rsidP="00000000" w:rsidRDefault="00000000" w:rsidRPr="00000000" w14:paraId="00000362">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note:</w:t>
      </w:r>
      <w:r w:rsidDel="00000000" w:rsidR="00000000" w:rsidRPr="00000000">
        <w:rPr>
          <w:rtl w:val="0"/>
        </w:rPr>
        <w:t xml:space="preserve"> True-to-scale comparison of sq cm to sq m is impractical on screen. Showing sq cm, sq in, and sq ft side-by-side at approximate relative scale is sufficient — the size ORDERING must be visually unambiguous. Square meter is referenced verbally ("even BIGGER") rather than displayed, since including it at any meaningful scale would dwarf the smaller units. UX may propose a nested/containment alternative as a nice-to-have, but side-by-side is the requirement.</w:t>
      </w:r>
    </w:p>
    <w:p w:rsidR="00000000" w:rsidDel="00000000" w:rsidP="00000000" w:rsidRDefault="00000000" w:rsidRPr="00000000" w14:paraId="00000363">
      <w:pPr>
        <w:numPr>
          <w:ilvl w:val="1"/>
          <w:numId w:val="7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The guide must explicitly acknowledge the screen limitation: "These squares are shrunk to fit on our screen. A REAL square foot is about the size of a floor tile — much bigger than what you see here!" Without this, students may form incorrect size associations from the screen display.</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i w:val="1"/>
          <w:iCs w:val="1"/>
          <w:rtl w:val="0"/>
        </w:rPr>
        <w:t xml:space="preserve">Early activities (Naming the new units):</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(1×1, full grid, foot and meter individually) → Students examine square foot and square meter</w:t>
      </w:r>
    </w:p>
    <w:p w:rsidR="00000000" w:rsidDel="00000000" w:rsidP="00000000" w:rsidRDefault="00000000" w:rsidRPr="00000000" w14:paraId="0000036A">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Dimension labels show "1 ft" or "1 m" on sides</w:t>
      </w:r>
    </w:p>
    <w:p w:rsidR="00000000" w:rsidDel="00000000" w:rsidP="00000000" w:rsidRDefault="00000000" w:rsidRPr="00000000" w14:paraId="0000036B">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naming convention from M5: "A SQUARE FOOT is a square with sides of 1 foot."</w:t>
      </w:r>
    </w:p>
    <w:p w:rsidR="00000000" w:rsidDel="00000000" w:rsidP="00000000" w:rsidRDefault="00000000" w:rsidRPr="00000000" w14:paraId="0000036C">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warm-up size comparison to anchor size</w:t>
      </w:r>
      <w:r w:rsidDel="00000000" w:rsidR="00000000" w:rsidRPr="00000000">
        <w:rPr>
          <w:rtl w:val="0"/>
        </w:rPr>
      </w:r>
    </w:p>
    <w:p w:rsidR="00000000" w:rsidDel="00000000" w:rsidP="00000000" w:rsidRDefault="00000000" w:rsidRPr="00000000" w14:paraId="0000036D">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(foot grid, small rectangle e.g., 3 ft × 4 ft) → Students find area using multiplication, state in square feet</w:t>
      </w:r>
    </w:p>
    <w:p w:rsidR="00000000" w:rsidDel="00000000" w:rsidP="00000000" w:rsidRDefault="00000000" w:rsidRPr="00000000" w14:paraId="0000036E">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grid visible — familiar process from M5, just larger units</w:t>
      </w:r>
    </w:p>
    <w:p w:rsidR="00000000" w:rsidDel="00000000" w:rsidP="00000000" w:rsidRDefault="00000000" w:rsidRPr="00000000" w14:paraId="0000036F">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"Same process as square inches — count the squares or multiply the side lengths. But now each square is a SQUARE FOOT." Students must see that the METHOD hasn't changed — only the UNIT SIZE.</w:t>
      </w:r>
    </w:p>
    <w:p w:rsidR="00000000" w:rsidDel="00000000" w:rsidP="00000000" w:rsidRDefault="00000000" w:rsidRPr="00000000" w14:paraId="00000370">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problems with square feet, 1-2 with square meters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i w:val="1"/>
          <w:iCs w:val="1"/>
          <w:rtl w:val="0"/>
        </w:rPr>
        <w:t xml:space="preserve">Mid activities (Why larger units matter — the "too many" experience):</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numPr>
          <w:ilvl w:val="0"/>
          <w:numId w:val="9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Grid Rectangles</w:t>
      </w:r>
      <w:r w:rsidDel="00000000" w:rsidR="00000000" w:rsidRPr="00000000">
        <w:rPr>
          <w:strike w:val="1"/>
          <w:rtl w:val="0"/>
        </w:rPr>
        <w:t xml:space="preserve"> (cm grid on a large-context rectangle) + </w:t>
      </w:r>
      <w:r w:rsidDel="00000000" w:rsidR="00000000" w:rsidRPr="00000000">
        <w:rPr>
          <w:b w:val="1"/>
          <w:bCs w:val="1"/>
          <w:strike w:val="1"/>
          <w:rtl w:val="0"/>
        </w:rPr>
        <w:t xml:space="preserve">Counter</w:t>
      </w:r>
      <w:r w:rsidDel="00000000" w:rsidR="00000000" w:rsidRPr="00000000">
        <w:rPr>
          <w:rFonts w:ascii="Arial Unicode MS" w:cs="Arial Unicode MS" w:eastAsia="Arial Unicode MS" w:hAnsi="Arial Unicode MS"/>
          <w:strike w:val="1"/>
          <w:rtl w:val="0"/>
        </w:rPr>
        <w:t xml:space="preserve"> (auto-counting) → The absurdity moment</w:t>
      </w:r>
    </w:p>
    <w:p w:rsidR="00000000" w:rsidDel="00000000" w:rsidP="00000000" w:rsidRDefault="00000000" w:rsidRPr="00000000" w14:paraId="00000375">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Display a rectangle representing a real-world large area (e.g., a classroom rug) with a cm grid overlay</w:t>
      </w:r>
    </w:p>
    <w:p w:rsidR="00000000" w:rsidDel="00000000" w:rsidP="00000000" w:rsidRDefault="00000000" w:rsidRPr="00000000" w14:paraId="00000376">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Counter rapidly tallies the squares — number climbs into hundreds or thousands</w:t>
      </w:r>
    </w:p>
    <w:p w:rsidR="00000000" w:rsidDel="00000000" w:rsidP="00000000" w:rsidRDefault="00000000" w:rsidRPr="00000000" w14:paraId="00000377">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w:t>
      </w:r>
      <w:r w:rsidDel="00000000" w:rsidR="00000000" w:rsidRPr="00000000">
        <w:rPr>
          <w:strike w:val="1"/>
          <w:rtl w:val="0"/>
        </w:rPr>
        <w:t xml:space="preserve"> Counter reaches a large number (e.g., 1,200+ sq cm for a modest rug). Student SEES the number spiral up. Then the SAME rectangle is shown with a sq ft grid — counter shows a small, manageable number (e.g., 12 sq ft). The visceral contrast between "1,200 square centimeters" and "12 square feet" for the SAME area makes the need for larger units undeniable. This must be a tool-driven experience, not guide narration.</w:t>
      </w:r>
    </w:p>
    <w:p w:rsidR="00000000" w:rsidDel="00000000" w:rsidP="00000000" w:rsidRDefault="00000000" w:rsidRPr="00000000" w14:paraId="00000378">
      <w:pPr>
        <w:numPr>
          <w:ilvl w:val="0"/>
          <w:numId w:val="92"/>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Grid Rectangles</w:t>
      </w:r>
      <w:r w:rsidDel="00000000" w:rsidR="00000000" w:rsidRPr="00000000">
        <w:rPr>
          <w:rFonts w:ascii="Arial Unicode MS" w:cs="Arial Unicode MS" w:eastAsia="Arial Unicode MS" w:hAnsi="Arial Unicode MS"/>
          <w:shd w:fill="ffe599" w:val="clear"/>
          <w:rtl w:val="0"/>
        </w:rPr>
        <w:t xml:space="preserve"> (two grid overlays on same context rectangle) → The "too many" moment</w:t>
      </w:r>
    </w:p>
    <w:p w:rsidR="00000000" w:rsidDel="00000000" w:rsidP="00000000" w:rsidRDefault="00000000" w:rsidRPr="00000000" w14:paraId="00000379">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Display a rectangle representing a real-world large area (e.g., a classroom rug) with a cm grid overlay</w:t>
      </w:r>
    </w:p>
    <w:p w:rsidR="00000000" w:rsidDel="00000000" w:rsidP="00000000" w:rsidRDefault="00000000" w:rsidRPr="00000000" w14:paraId="0000037A">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 cm grid is visually DENSE — tiny squares packed tightly across the entire rectangle. The visual overwhelm IS the point. No exact count is needed or displayed.</w:t>
      </w:r>
    </w:p>
    <w:p w:rsidR="00000000" w:rsidDel="00000000" w:rsidP="00000000" w:rsidRDefault="00000000" w:rsidRPr="00000000" w14:paraId="0000037B">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Guide: "Imagine counting ALL those tiny squares. Would that be easy or hard?" MC: Easy / Hard. (Obvious answer builds buy-in.)</w:t>
      </w:r>
    </w:p>
    <w:p w:rsidR="00000000" w:rsidDel="00000000" w:rsidP="00000000" w:rsidRDefault="00000000" w:rsidRPr="00000000" w14:paraId="0000037C">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Then the SAME rectangle is shown with a sq ft grid overlay — clean, countable squares. Student counts or multiplies (e.g., 3 × 4 = 12 sq ft).</w:t>
      </w:r>
    </w:p>
    <w:p w:rsidR="00000000" w:rsidDel="00000000" w:rsidP="00000000" w:rsidRDefault="00000000" w:rsidRPr="00000000" w14:paraId="0000037D">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Guide: "Same rug. Twelve square feet. Much easier to work with!"</w:t>
      </w:r>
    </w:p>
    <w:p w:rsidR="00000000" w:rsidDel="00000000" w:rsidP="00000000" w:rsidRDefault="00000000" w:rsidRPr="00000000" w14:paraId="0000037E">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w:t>
      </w:r>
      <w:r w:rsidDel="00000000" w:rsidR="00000000" w:rsidRPr="00000000">
        <w:rPr>
          <w:shd w:fill="ffe599" w:val="clear"/>
          <w:rtl w:val="0"/>
        </w:rPr>
        <w:t xml:space="preserve"> The contrast is VISUAL (dense vs. clean), not numerical (big number vs. small number). Students see and feel why larger units exist for larger objects. This avoids (a) 5-digit numbers beyond Grade 3 number sense, and (b) any implied unit conversion between cm and ft, which is not taught.</w:t>
      </w:r>
    </w:p>
    <w:p w:rsidR="00000000" w:rsidDel="00000000" w:rsidP="00000000" w:rsidRDefault="00000000" w:rsidRPr="00000000" w14:paraId="0000037F">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No counter tool.</w:t>
      </w:r>
      <w:r w:rsidDel="00000000" w:rsidR="00000000" w:rsidRPr="00000000">
        <w:rPr>
          <w:shd w:fill="ffe599" w:val="clear"/>
          <w:rtl w:val="0"/>
        </w:rPr>
        <w:t xml:space="preserve"> A counter would require producing an exact cm count, which either exceeds Grade 3 number range or requires artificially small dimensions that undercut the "too many" impact. The dense grid visual communicates "too many to count" more effectively than any specific number.</w:t>
      </w:r>
    </w:p>
    <w:p w:rsidR="00000000" w:rsidDel="00000000" w:rsidP="00000000" w:rsidRDefault="00000000" w:rsidRPr="00000000" w14:paraId="00000380">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This must be a tool-driven visual experience, not guide narration.</w:t>
      </w:r>
    </w:p>
    <w:p w:rsidR="00000000" w:rsidDel="00000000" w:rsidP="00000000" w:rsidRDefault="00000000" w:rsidRPr="00000000" w14:paraId="00000381">
      <w:pPr>
        <w:numPr>
          <w:ilvl w:val="1"/>
          <w:numId w:val="9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The cm grid must be visually dense enough that individual squares are hard to distinguish — this is the design intent, not a rendering problem. The ft grid on the same rectangle must have clearly distinct, countable squares. The contrast between the two grid states is the entire learning moment.</w:t>
      </w:r>
    </w:p>
    <w:p w:rsidR="00000000" w:rsidDel="00000000" w:rsidP="00000000" w:rsidRDefault="00000000" w:rsidRPr="00000000" w14:paraId="00000382">
      <w:pPr>
        <w:ind w:left="0" w:firstLine="0"/>
        <w:rPr/>
      </w:pPr>
      <w:r w:rsidDel="00000000" w:rsidR="00000000" w:rsidRPr="00000000">
        <w:rPr>
          <w:rtl w:val="0"/>
        </w:rPr>
      </w:r>
    </w:p>
    <w:p w:rsidR="00000000" w:rsidDel="00000000" w:rsidP="00000000" w:rsidRDefault="00000000" w:rsidRPr="00000000" w14:paraId="00000383">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(display, varied contexts) → Unit-selection reasoning with multiple choice</w:t>
      </w:r>
    </w:p>
    <w:p w:rsidR="00000000" w:rsidDel="00000000" w:rsidP="00000000" w:rsidRDefault="00000000" w:rsidRPr="00000000" w14:paraId="00000384">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real-world area contexts with images (phone screen, book cover, classroom floor, playground)</w:t>
      </w:r>
    </w:p>
    <w:p w:rsidR="00000000" w:rsidDel="00000000" w:rsidP="00000000" w:rsidRDefault="00000000" w:rsidRPr="00000000" w14:paraId="00000385">
      <w:pPr>
        <w:numPr>
          <w:ilvl w:val="1"/>
          <w:numId w:val="92"/>
        </w:numPr>
        <w:ind w:left="144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Students select which unit makes sense — </w:t>
      </w:r>
      <w:r w:rsidDel="00000000" w:rsidR="00000000" w:rsidRPr="00000000">
        <w:rPr>
          <w:b w:val="1"/>
          <w:bCs w:val="1"/>
          <w:shd w:fill="ffd966" w:val="clear"/>
          <w:rtl w:val="0"/>
        </w:rPr>
        <w:t xml:space="preserve">MC options include the unit AND the reasoning</w:t>
      </w:r>
      <w:r w:rsidDel="00000000" w:rsidR="00000000" w:rsidRPr="00000000">
        <w:rPr>
          <w:shd w:fill="ffd966" w:val="clear"/>
          <w:rtl w:val="0"/>
        </w:rPr>
        <w:t xml:space="preserve">, not bare unit names. This tests whether students understand WHY a unit fits, not just which label to pick.</w:t>
      </w:r>
    </w:p>
    <w:p w:rsidR="00000000" w:rsidDel="00000000" w:rsidP="00000000" w:rsidRDefault="00000000" w:rsidRPr="00000000" w14:paraId="00000386">
      <w:pPr>
        <w:numPr>
          <w:ilvl w:val="2"/>
          <w:numId w:val="92"/>
        </w:numPr>
        <w:ind w:left="216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Example (obvious context): "What unit would you use for a phone screen?" Options: "Square centimeters — a phone screen is small, like a few sticky notes" / "Square feet — a phone screen is about the size of a floor tile" / "Square meters — a phone screen is bigger than a desk" / "Square inches — a phone screen is the size of a classroom"</w:t>
      </w:r>
    </w:p>
    <w:p w:rsidR="00000000" w:rsidDel="00000000" w:rsidP="00000000" w:rsidRDefault="00000000" w:rsidRPr="00000000" w14:paraId="00000387">
      <w:pPr>
        <w:numPr>
          <w:ilvl w:val="2"/>
          <w:numId w:val="92"/>
        </w:numPr>
        <w:ind w:left="216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Example (judgment context): "What unit would you use for a kitchen table?" Options: "Square feet — a table is bigger than a book but smaller than a room" / "Square inches — you could count how many playing cards fit on the table" / "Square centimeters — a table is about the size of a phone" / "Square meters — a table is about the size of a parking lot." Both A and B are defensible — accept either. C and D have wrong size reasoning.</w:t>
      </w:r>
    </w:p>
    <w:p w:rsidR="00000000" w:rsidDel="00000000" w:rsidP="00000000" w:rsidRDefault="00000000" w:rsidRPr="00000000" w14:paraId="00000388">
      <w:pPr>
        <w:numPr>
          <w:ilvl w:val="2"/>
          <w:numId w:val="92"/>
        </w:numPr>
        <w:ind w:left="216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Interaction: multiple choice — select one option per context</w:t>
      </w:r>
    </w:p>
    <w:p w:rsidR="00000000" w:rsidDel="00000000" w:rsidP="00000000" w:rsidRDefault="00000000" w:rsidRPr="00000000" w14:paraId="00000389">
      <w:pPr>
        <w:numPr>
          <w:ilvl w:val="2"/>
          <w:numId w:val="92"/>
        </w:numPr>
        <w:ind w:left="216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Scaffolding: Early contexts have one clearly correct reasoning. Later contexts have 2 defensible options with different valid reasoning — both accepted.</w:t>
      </w:r>
    </w:p>
    <w:p w:rsidR="00000000" w:rsidDel="00000000" w:rsidP="00000000" w:rsidRDefault="00000000" w:rsidRPr="00000000" w14:paraId="0000038A">
      <w:pPr>
        <w:numPr>
          <w:ilvl w:val="2"/>
          <w:numId w:val="92"/>
        </w:numPr>
        <w:ind w:left="216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b w:val="1"/>
          <w:bCs w:val="1"/>
          <w:shd w:fill="ffd966" w:val="clear"/>
          <w:rtl w:val="0"/>
        </w:rPr>
        <w:t xml:space="preserve">Starter Pack note:</w:t>
      </w:r>
      <w:r w:rsidDel="00000000" w:rsidR="00000000" w:rsidRPr="00000000">
        <w:rPr>
          <w:shd w:fill="ffd966" w:val="clear"/>
          <w:rtl w:val="0"/>
        </w:rPr>
        <w:t xml:space="preserve"> MC distractors must have </w:t>
      </w:r>
      <w:r w:rsidDel="00000000" w:rsidR="00000000" w:rsidRPr="00000000">
        <w:rPr>
          <w:i w:val="1"/>
          <w:iCs w:val="1"/>
          <w:shd w:fill="ffd966" w:val="clear"/>
          <w:rtl w:val="0"/>
        </w:rPr>
        <w:t xml:space="preserve">wrong reasoning</w:t>
      </w:r>
      <w:r w:rsidDel="00000000" w:rsidR="00000000" w:rsidRPr="00000000">
        <w:rPr>
          <w:shd w:fill="ffd966" w:val="clear"/>
          <w:rtl w:val="0"/>
        </w:rPr>
        <w:t xml:space="preserve">, not just wrong units. A student who picks the right unit for the wrong reason hasn't demonstrated understanding. Distractor reasoning should include common size misconceptions (e.g., confusing linear size with area size, or dramatic over/underestimates of real-world objects).</w:t>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Students select which unit makes sense from four options (sq cm, sq in, sq ft, sq m)</w:t>
      </w:r>
    </w:p>
    <w:p w:rsidR="00000000" w:rsidDel="00000000" w:rsidP="00000000" w:rsidRDefault="00000000" w:rsidRPr="00000000" w14:paraId="0000038D">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Interaction: multiple choice — select one unit per context</w:t>
      </w:r>
    </w:p>
    <w:p w:rsidR="00000000" w:rsidDel="00000000" w:rsidP="00000000" w:rsidRDefault="00000000" w:rsidRPr="00000000" w14:paraId="0000038E">
      <w:pPr>
        <w:numPr>
          <w:ilvl w:val="1"/>
          <w:numId w:val="9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Scaffolding: Early contexts have obvious answers (phone screen → sq cm; playground → sq m). Later contexts require more judgment (kitchen table → sq ft or sq in? Either could work — </w:t>
      </w:r>
      <w:commentRangeStart w:id="76"/>
      <w:r w:rsidDel="00000000" w:rsidR="00000000" w:rsidRPr="00000000">
        <w:rPr>
          <w:strike w:val="1"/>
          <w:rtl w:val="0"/>
        </w:rPr>
        <w:t xml:space="preserve">both accepted with reasoning</w:t>
      </w:r>
      <w:commentRangeEnd w:id="76"/>
      <w:r w:rsidDel="00000000" w:rsidR="00000000" w:rsidRPr="00000000">
        <w:commentReference w:id="76"/>
      </w:r>
      <w:r w:rsidDel="00000000" w:rsidR="00000000" w:rsidRPr="00000000">
        <w:rPr>
          <w:strike w:val="1"/>
          <w:rtl w:val="0"/>
        </w:rPr>
        <w:t xml:space="preserv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Late activities (Independent practice across all units):</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(single unit type per problem — any of four units) + </w:t>
      </w:r>
      <w:r w:rsidDel="00000000" w:rsidR="00000000" w:rsidRPr="00000000">
        <w:rPr>
          <w:b w:val="1"/>
          <w:bCs w:val="1"/>
          <w:rtl w:val="0"/>
        </w:rPr>
        <w:t xml:space="preserve">Equation Builder</w:t>
      </w:r>
      <w:r w:rsidDel="00000000" w:rsidR="00000000" w:rsidRPr="00000000">
        <w:rPr>
          <w:rtl w:val="0"/>
        </w:rPr>
        <w:t xml:space="preserve"> (multiplication with unit labels)</w:t>
      </w:r>
    </w:p>
    <w:p w:rsidR="00000000" w:rsidDel="00000000" w:rsidP="00000000" w:rsidRDefault="00000000" w:rsidRPr="00000000" w14:paraId="00000393">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area AND select/state the correct unit name</w:t>
      </w:r>
    </w:p>
    <w:p w:rsidR="00000000" w:rsidDel="00000000" w:rsidP="00000000" w:rsidRDefault="00000000" w:rsidRPr="00000000" w14:paraId="00000394">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all four standard units across problems</w:t>
      </w:r>
    </w:p>
    <w:p w:rsidR="00000000" w:rsidDel="00000000" w:rsidP="00000000" w:rsidRDefault="00000000" w:rsidRPr="00000000" w14:paraId="00000395">
      <w:pPr>
        <w:numPr>
          <w:ilvl w:val="1"/>
          <w:numId w:val="9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Context clues guide unit selection (e.g., "Mia's desk" → sq in or sq ft; "the gym" → sq ft or sq m)</w:t>
      </w:r>
    </w:p>
    <w:p w:rsidR="00000000" w:rsidDel="00000000" w:rsidP="00000000" w:rsidRDefault="00000000" w:rsidRPr="00000000" w14:paraId="00000396">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given a context, student identifies the most sensible unit BEFORE calculating</w:t>
      </w:r>
    </w:p>
    <w:p w:rsidR="00000000" w:rsidDel="00000000" w:rsidP="00000000" w:rsidRDefault="00000000" w:rsidRPr="00000000" w14:paraId="00000397">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Combined problems: context image + grid rectangle → select unit + calculate area + state with unit name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(mixed unit types) + unit selection</w:t>
      </w:r>
    </w:p>
    <w:p w:rsidR="00000000" w:rsidDel="00000000" w:rsidP="00000000" w:rsidRDefault="00000000" w:rsidRPr="00000000" w14:paraId="0000039C">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problems:</w:t>
      </w:r>
    </w:p>
    <w:p w:rsidR="00000000" w:rsidDel="00000000" w:rsidP="00000000" w:rsidRDefault="00000000" w:rsidRPr="00000000" w14:paraId="0000039D">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area of rectangle with foot grid, state in square feet (calculation + new unit)</w:t>
      </w:r>
    </w:p>
    <w:p w:rsidR="00000000" w:rsidDel="00000000" w:rsidP="00000000" w:rsidRDefault="00000000" w:rsidRPr="00000000" w14:paraId="0000039E">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area of rectangle with meter grid, state in square meters (calculation + new unit)</w:t>
      </w:r>
    </w:p>
    <w:p w:rsidR="00000000" w:rsidDel="00000000" w:rsidP="00000000" w:rsidRDefault="00000000" w:rsidRPr="00000000" w14:paraId="0000039F">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three real-world contexts (postcard, rug, parking lot), select the most appropriate unit for each (unit selection reasoning)</w:t>
      </w:r>
    </w:p>
    <w:p w:rsidR="00000000" w:rsidDel="00000000" w:rsidP="00000000" w:rsidRDefault="00000000" w:rsidRPr="00000000" w14:paraId="000003A0">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a context image + grid rectangle, identify the unit from grid size, calculate area, and state with correct unit (combined — tests both skills together)</w:t>
      </w:r>
    </w:p>
    <w:p w:rsidR="00000000" w:rsidDel="00000000" w:rsidP="00000000" w:rsidRDefault="00000000" w:rsidRPr="00000000" w14:paraId="000003A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area calculation with new units (problems 1-2), unit selection reasoning (problem 3), integrated application (problem 4)</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(mixed — all four unit types across problems)</w:t>
      </w:r>
    </w:p>
    <w:p w:rsidR="00000000" w:rsidDel="00000000" w:rsidP="00000000" w:rsidRDefault="00000000" w:rsidRPr="00000000" w14:paraId="000003A6">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area with correct unit names</w:t>
      </w:r>
    </w:p>
    <w:p w:rsidR="00000000" w:rsidDel="00000000" w:rsidP="00000000" w:rsidRDefault="00000000" w:rsidRPr="00000000" w14:paraId="000003A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Unit-selection problems: given context image, select unit from four options</w:t>
      </w:r>
    </w:p>
    <w:p w:rsidR="00000000" w:rsidDel="00000000" w:rsidP="00000000" w:rsidRDefault="00000000" w:rsidRPr="00000000" w14:paraId="000003A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problem types: some calculation-only, some selection-only, some combined</w:t>
      </w:r>
    </w:p>
    <w:p w:rsidR="00000000" w:rsidDel="00000000" w:rsidP="00000000" w:rsidRDefault="00000000" w:rsidRPr="00000000" w14:paraId="000003A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wrong unit name attached; forgetting unit entirely; selecting unit that's technically possible but impractical (sq cm for a room)</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numPr>
          <w:ilvl w:val="0"/>
          <w:numId w:val="2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Ranking interaction</w:t>
      </w:r>
      <w:r w:rsidDel="00000000" w:rsidR="00000000" w:rsidRPr="00000000">
        <w:rPr>
          <w:rFonts w:ascii="Arial Unicode MS" w:cs="Arial Unicode MS" w:eastAsia="Arial Unicode MS" w:hAnsi="Arial Unicode MS"/>
          <w:strike w:val="1"/>
          <w:rtl w:val="0"/>
        </w:rPr>
        <w:t xml:space="preserve"> (standalone — not a Grid Rectangles or Unit Square Tiles mode) → Drag-to-rank</w:t>
      </w:r>
    </w:p>
    <w:p w:rsidR="00000000" w:rsidDel="00000000" w:rsidP="00000000" w:rsidRDefault="00000000" w:rsidRPr="00000000" w14:paraId="000003AE">
      <w:pPr>
        <w:numPr>
          <w:ilvl w:val="1"/>
          <w:numId w:val="23"/>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77"/>
      <w:commentRangeStart w:id="78"/>
      <w:r w:rsidDel="00000000" w:rsidR="00000000" w:rsidRPr="00000000">
        <w:rPr>
          <w:rFonts w:ascii="Arial Unicode MS" w:cs="Arial Unicode MS" w:eastAsia="Arial Unicode MS" w:hAnsi="Arial Unicode MS"/>
          <w:strike w:val="1"/>
          <w:rtl w:val="0"/>
        </w:rPr>
        <w:t xml:space="preserve">Students drag four unit square visuals into order from smallest to largest: sq cm → sq in → sq ft → sq m</w:t>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3AF">
      <w:pPr>
        <w:numPr>
          <w:ilvl w:val="0"/>
          <w:numId w:val="2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Ranking interaction (standalone — not a Grid Rectangles or Unit Square Tiles mode) → Drag-to-rank</w:t>
      </w:r>
    </w:p>
    <w:p w:rsidR="00000000" w:rsidDel="00000000" w:rsidP="00000000" w:rsidRDefault="00000000" w:rsidRPr="00000000" w14:paraId="000003B0">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Students drag four unit square labels into order from smallest to largest: sq cm → sq in → sq ft → sq m</w:t>
      </w:r>
    </w:p>
    <w:p w:rsidR="00000000" w:rsidDel="00000000" w:rsidP="00000000" w:rsidRDefault="00000000" w:rsidRPr="00000000" w14:paraId="000003B1">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All four visuals must be the SAME size on screen, differentiated only by labels.</w:t>
      </w:r>
      <w:r w:rsidDel="00000000" w:rsidR="00000000" w:rsidRPr="00000000">
        <w:rPr>
          <w:shd w:fill="ffe599" w:val="clear"/>
          <w:rtl w:val="0"/>
        </w:rPr>
        <w:t xml:space="preserve"> The interaction explicitly states: "These squares are all drawn the same size. Use what you know to put them in order from smallest to largest."</w:t>
      </w:r>
    </w:p>
    <w:p w:rsidR="00000000" w:rsidDel="00000000" w:rsidP="00000000" w:rsidRDefault="00000000" w:rsidRPr="00000000" w14:paraId="000003B2">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Rationale: (a) True-to-scale display is impossible — sq m would dwarf everything else. (b) Even approximate scaling makes the task perceptual, not conceptual — students just rank by what they see. Same-size squares force students to reason from accumulated knowledge (M5-M6 real-world anchors, size comparisons) rather than reading a visual cue.</w:t>
      </w:r>
    </w:p>
    <w:p w:rsidR="00000000" w:rsidDel="00000000" w:rsidP="00000000" w:rsidRDefault="00000000" w:rsidRPr="00000000" w14:paraId="000003B3">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This is a recall/reasoning task, not a perception task. Guide response to correct answer should reinforce real-world anchors: "Right! A square centimeter is like your fingertip, a square inch is like a sticky note, a square foot is like a floor tile, and a square meter is like a big rug."</w:t>
      </w:r>
    </w:p>
    <w:p w:rsidR="00000000" w:rsidDel="00000000" w:rsidP="00000000" w:rsidRDefault="00000000" w:rsidRPr="00000000" w14:paraId="000003B4">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Then: match each unit to a real-world context by dragging (sq cm → sticky note, sq in → book, sq ft → rug, sq m → playground)</w:t>
      </w:r>
    </w:p>
    <w:p w:rsidR="00000000" w:rsidDel="00000000" w:rsidP="00000000" w:rsidRDefault="00000000" w:rsidRPr="00000000" w14:paraId="000003B5">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consolidation of the complete unit system — student CONSTRUCTS the ordering, not just views it</w:t>
      </w:r>
    </w:p>
    <w:p w:rsidR="00000000" w:rsidDel="00000000" w:rsidP="00000000" w:rsidRDefault="00000000" w:rsidRPr="00000000" w14:paraId="000003B6">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Engineering note:</w:t>
      </w:r>
      <w:r w:rsidDel="00000000" w:rsidR="00000000" w:rsidRPr="00000000">
        <w:rPr>
          <w:rtl w:val="0"/>
        </w:rPr>
        <w:t xml:space="preserve"> This is a generic drag-to-rank interaction pattern that uses unit square visuals, not a mode of any specific tool. The draggable items are small square icons labeled with unit names — they don't need Grid Rectangles' grid/highlighting/dimension infrastructure.</w:t>
      </w:r>
      <w:r w:rsidDel="00000000" w:rsidR="00000000" w:rsidRPr="00000000">
        <w:rPr>
          <w:rtl w:val="0"/>
        </w:rPr>
      </w:r>
    </w:p>
    <w:p w:rsidR="00000000" w:rsidDel="00000000" w:rsidP="00000000" w:rsidRDefault="00000000" w:rsidRPr="00000000" w14:paraId="000003B7">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Reinforce inverse relationship: same area, smaller unit → bigger number</w:t>
      </w:r>
    </w:p>
    <w:p w:rsidR="00000000" w:rsidDel="00000000" w:rsidP="00000000" w:rsidRDefault="00000000" w:rsidRPr="00000000" w14:paraId="000003B8">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square foot, square meter (plus sq in, sq cm from M5)</w:t>
      </w:r>
    </w:p>
    <w:p w:rsidR="00000000" w:rsidDel="00000000" w:rsidP="00000000" w:rsidRDefault="00000000" w:rsidRPr="00000000" w14:paraId="000003B9">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M7: "You can find an area with ANY unit now. But you've always had a grid to count. What if there's no grid?"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rPr/>
      </w:pPr>
      <w:bookmarkStart w:colFirst="0" w:colLast="0" w:name="_o3ly2xn1warn" w:id="60"/>
      <w:bookmarkEnd w:id="60"/>
      <w:r w:rsidDel="00000000" w:rsidR="00000000" w:rsidRPr="00000000">
        <w:rPr>
          <w:rtl w:val="0"/>
        </w:rPr>
        <w:t xml:space="preserve">Scaffolding Progression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b w:val="1"/>
                <w:bCs w:val="1"/>
              </w:rPr>
            </w:pPr>
            <w:r w:rsidDel="00000000" w:rsidR="00000000" w:rsidRPr="00000000">
              <w:rPr>
                <w:b w:val="1"/>
                <w:bCs w:val="1"/>
                <w:rtl w:val="0"/>
              </w:rPr>
              <w:t xml:space="preserve">Grid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b w:val="1"/>
                <w:bCs w:val="1"/>
              </w:rPr>
            </w:pPr>
            <w:r w:rsidDel="00000000" w:rsidR="00000000" w:rsidRPr="00000000">
              <w:rPr>
                <w:b w:val="1"/>
                <w:bCs w:val="1"/>
                <w:rtl w:val="0"/>
              </w:rPr>
              <w:t xml:space="preserve">Unit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Unit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Full grid, 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Guide introduces sq ft and sq m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Not yet — focused on new unit definitions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Full grid, varied unit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Students use all four unit names with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MC from 4 unit options with context image; obvious pairings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Full grid, single unit per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Independent unit naming — no prompting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MC unit selection with ambiguous contexts (multiple acceptable answers)</w:t>
            </w:r>
          </w:p>
        </w:tc>
      </w:tr>
    </w:tbl>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CRA Note:</w:t>
      </w:r>
      <w:r w:rsidDel="00000000" w:rsidR="00000000" w:rsidRPr="00000000">
        <w:rPr>
          <w:rtl w:val="0"/>
        </w:rPr>
        <w:t xml:space="preserve"> This is the LAST module with full grids. M7 begins grid fading. Students need one more module of full-grid work to solidify all four standard units before the visual support is removed.</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rPr/>
      </w:pPr>
      <w:bookmarkStart w:colFirst="0" w:colLast="0" w:name="_t271jh7wxdds" w:id="61"/>
      <w:bookmarkEnd w:id="61"/>
      <w:r w:rsidDel="00000000" w:rsidR="00000000" w:rsidRPr="00000000">
        <w:rPr>
          <w:rtl w:val="0"/>
        </w:rPr>
        <w:t xml:space="preserve">Tool Requirements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Full grid — four grid sizes (cm, in, ft, m); includes 1×1 for unit square display and side-by-side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Display + click to identify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Must support all four unit grid sizes. 1×1 with unit type serves as individual unit square reference (warm-up,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Multiplication with unit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Click-select to build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Unit label options must include all four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Auto-increment display, rapid counting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Display only (auto-updates)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Must support rapid count animation for "too many"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Ranking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Drag-to-rank with unit square visuals + context image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Drag-and-drop into ordered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Standalone interaction for synthesis; not a mode of Grid Rectangles</w:t>
            </w:r>
          </w:p>
        </w:tc>
      </w:tr>
    </w:tbl>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rtl w:val="0"/>
        </w:rPr>
        <w:t xml:space="preserve">Critical capability — Side-by-side unit comparison:</w:t>
      </w:r>
      <w:r w:rsidDel="00000000" w:rsidR="00000000" w:rsidRPr="00000000">
        <w:rPr>
          <w:rtl w:val="0"/>
        </w:rPr>
        <w:t xml:space="preserve"> Warm-up requires showing three 1×1 Grid Rectangles (sq cm, sq in, sq ft) at visually distinct sizes. Size ordering must be unambiguous. Square meter is referenced verbally. This uses Grid Rectangles' existing side-by-side display capability at 1×1 dimensions — no new engineering required beyond supporting 3 simultaneous Grid Rectangles (current spec allows 2; confirm whether 3 is feasible or whether a sequential reveal works).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Critical capability — Rapid counter:</w:t>
      </w:r>
      <w:r w:rsidDel="00000000" w:rsidR="00000000" w:rsidRPr="00000000">
        <w:rPr>
          <w:rtl w:val="0"/>
        </w:rPr>
        <w:t xml:space="preserve"> The "too many" moment requires the Counter to animate counting rapidly (not tile-by-tile as in M1). The counter climbs to a large number while cm squares fill a rectangle, then resets to a small number when the same rectangle switches to a ft grid. The contrast must be visible within seconds, not minutes.</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rPr/>
      </w:pPr>
      <w:bookmarkStart w:colFirst="0" w:colLast="0" w:name="_evl80u9vfprq" w:id="62"/>
      <w:bookmarkEnd w:id="62"/>
      <w:r w:rsidDel="00000000" w:rsidR="00000000" w:rsidRPr="00000000">
        <w:rPr>
          <w:rtl w:val="0"/>
        </w:rPr>
        <w:t xml:space="preserve">Data Constraints</w:t>
      </w:r>
    </w:p>
    <w:p w:rsidR="00000000" w:rsidDel="00000000" w:rsidP="00000000" w:rsidRDefault="00000000" w:rsidRPr="00000000" w14:paraId="000003EC">
      <w:pPr>
        <w:rPr/>
      </w:pPr>
      <w:r w:rsidDel="00000000" w:rsidR="00000000" w:rsidRPr="00000000">
        <w:rPr>
          <w:b w:val="1"/>
          <w:bCs w:val="1"/>
          <w:rtl w:val="0"/>
        </w:rPr>
        <w:t xml:space="preserve">Square foot problems:</w:t>
      </w:r>
      <w:r w:rsidDel="00000000" w:rsidR="00000000" w:rsidRPr="00000000">
        <w:rPr>
          <w:rtl w:val="0"/>
        </w:rPr>
        <w:t xml:space="preserve"> Factors 2–10, products within 100 (e.g., 3×4, 5×6, 4×8)</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Square meter problems:</w:t>
      </w:r>
      <w:r w:rsidDel="00000000" w:rsidR="00000000" w:rsidRPr="00000000">
        <w:rPr>
          <w:rtl w:val="0"/>
        </w:rPr>
        <w:t xml:space="preserve"> Factors 2–10, products within 100 (e.g., 3×5, 4×6, 2×9)</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Review problems (sq in, sq cm):</w:t>
      </w:r>
      <w:r w:rsidDel="00000000" w:rsidR="00000000" w:rsidRPr="00000000">
        <w:rPr>
          <w:rtl w:val="0"/>
        </w:rPr>
        <w:t xml:space="preserve"> Same constraints as M5</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"Too many" moment:</w:t>
      </w:r>
      <w:r w:rsidDel="00000000" w:rsidR="00000000" w:rsidRPr="00000000">
        <w:rPr>
          <w:rtl w:val="0"/>
        </w:rPr>
        <w:t xml:space="preserve"> Use a rectangle that produces a dramatic contrast: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Example: 4 ft × 3 ft = 12 sq ft → same rectangle in cm ≈ 120 cm × 90 cm = </w:t>
      </w:r>
      <w:commentRangeStart w:id="79"/>
      <w:commentRangeStart w:id="80"/>
      <w:r w:rsidDel="00000000" w:rsidR="00000000" w:rsidRPr="00000000">
        <w:rPr>
          <w:rtl w:val="0"/>
        </w:rPr>
        <w:t xml:space="preserve">10,800</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t xml:space="preserve"> sq cm</w:t>
      </w:r>
    </w:p>
    <w:p w:rsidR="00000000" w:rsidDel="00000000" w:rsidP="00000000" w:rsidRDefault="00000000" w:rsidRPr="00000000" w14:paraId="000003F5">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exact cm conversion doesn't need to be precise — the point is "12 vs. thousands"</w:t>
      </w:r>
    </w:p>
    <w:p w:rsidR="00000000" w:rsidDel="00000000" w:rsidP="00000000" w:rsidRDefault="00000000" w:rsidRPr="00000000" w14:paraId="000003F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Counter should show the large number; students don't need to calculate it</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Unit selection contexts:</w:t>
      </w:r>
      <w:r w:rsidDel="00000000" w:rsidR="00000000" w:rsidRPr="00000000">
        <w:rPr>
          <w:rtl w:val="0"/>
        </w:rPr>
        <w:t xml:space="preserve"> Use clear, age-appropriate real-world references:</w:t>
      </w:r>
    </w:p>
    <w:p w:rsidR="00000000" w:rsidDel="00000000" w:rsidP="00000000" w:rsidRDefault="00000000" w:rsidRPr="00000000" w14:paraId="000003F9">
      <w:pPr>
        <w:numPr>
          <w:ilvl w:val="0"/>
          <w:numId w:val="23"/>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81"/>
      <w:commentRangeStart w:id="82"/>
      <w:r w:rsidDel="00000000" w:rsidR="00000000" w:rsidRPr="00000000">
        <w:rPr>
          <w:strike w:val="1"/>
          <w:rtl w:val="0"/>
        </w:rPr>
        <w:t xml:space="preserve">sq cm: phone screen, sticky note, playing card</w:t>
      </w:r>
    </w:p>
    <w:p w:rsidR="00000000" w:rsidDel="00000000" w:rsidP="00000000" w:rsidRDefault="00000000" w:rsidRPr="00000000" w14:paraId="000003FA">
      <w:pPr>
        <w:numPr>
          <w:ilvl w:val="0"/>
          <w:numId w:val="2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sq in: book cover, piece of paper, photograph</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3FB">
      <w:pPr>
        <w:numPr>
          <w:ilvl w:val="0"/>
          <w:numId w:val="2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sq ft: classroom floor, rug, garden bed</w:t>
      </w:r>
    </w:p>
    <w:p w:rsidR="00000000" w:rsidDel="00000000" w:rsidP="00000000" w:rsidRDefault="00000000" w:rsidRPr="00000000" w14:paraId="000003FC">
      <w:pPr>
        <w:numPr>
          <w:ilvl w:val="0"/>
          <w:numId w:val="2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sq m: playground, parking lot, basketball court</w:t>
      </w:r>
    </w:p>
    <w:p w:rsidR="00000000" w:rsidDel="00000000" w:rsidP="00000000" w:rsidRDefault="00000000" w:rsidRPr="00000000" w14:paraId="000003FD">
      <w:pPr>
        <w:numPr>
          <w:ilvl w:val="0"/>
          <w:numId w:val="2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Context scaffolding — structured by contrast difficulty, not by unit:</w:t>
      </w:r>
      <w:r w:rsidDel="00000000" w:rsidR="00000000" w:rsidRPr="00000000">
        <w:rPr>
          <w:rtl w:val="0"/>
        </w:rPr>
      </w:r>
    </w:p>
    <w:p w:rsidR="00000000" w:rsidDel="00000000" w:rsidP="00000000" w:rsidRDefault="00000000" w:rsidRPr="00000000" w14:paraId="000003FE">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Tier 1 (obvious — large vs. small contrast):</w:t>
      </w:r>
      <w:r w:rsidDel="00000000" w:rsidR="00000000" w:rsidRPr="00000000">
        <w:rPr>
          <w:rFonts w:ascii="Arial Unicode MS" w:cs="Arial Unicode MS" w:eastAsia="Arial Unicode MS" w:hAnsi="Arial Unicode MS"/>
          <w:shd w:fill="ffe599" w:val="clear"/>
          <w:rtl w:val="0"/>
        </w:rPr>
        <w:t xml:space="preserve"> Contexts where only one unit family makes sense. Fingernail or postage stamp → sq cm or sq in (small units). Classroom floor or playground → sq ft or sq m (large units). Students distinguish SMALL-unit objects from LARGE-unit objects. Both units within a size family are accepted (sq cm OR sq in for small objects; sq ft OR sq m for large objects).</w:t>
      </w:r>
    </w:p>
    <w:p w:rsidR="00000000" w:rsidDel="00000000" w:rsidP="00000000" w:rsidRDefault="00000000" w:rsidRPr="00000000" w14:paraId="000003FF">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Tier 2 (moderate — distinguishing within large units):</w:t>
      </w:r>
      <w:r w:rsidDel="00000000" w:rsidR="00000000" w:rsidRPr="00000000">
        <w:rPr>
          <w:rFonts w:ascii="Arial Unicode MS" w:cs="Arial Unicode MS" w:eastAsia="Arial Unicode MS" w:hAnsi="Arial Unicode MS"/>
          <w:shd w:fill="ffe599" w:val="clear"/>
          <w:rtl w:val="0"/>
        </w:rPr>
        <w:t xml:space="preserve"> Contexts where sq ft vs. sq m matters. A bedroom rug → sq ft (too small for sq m). A basketball court → sq m (too large for practical sq ft counting). Real-world scale reasoning required, but the size gap is still substantial.</w:t>
      </w:r>
    </w:p>
    <w:p w:rsidR="00000000" w:rsidDel="00000000" w:rsidP="00000000" w:rsidRDefault="00000000" w:rsidRPr="00000000" w14:paraId="00000400">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Tier 3 (judgment — distinguishing within small units):</w:t>
      </w:r>
      <w:r w:rsidDel="00000000" w:rsidR="00000000" w:rsidRPr="00000000">
        <w:rPr>
          <w:shd w:fill="ffe599" w:val="clear"/>
          <w:rtl w:val="0"/>
        </w:rPr>
        <w:t xml:space="preserve"> Contexts where sq cm vs. sq in could both work. A playing card, a book cover, a photograph — both units are genuinely reasonable. </w:t>
      </w:r>
      <w:r w:rsidDel="00000000" w:rsidR="00000000" w:rsidRPr="00000000">
        <w:rPr>
          <w:b w:val="1"/>
          <w:bCs w:val="1"/>
          <w:shd w:fill="ffe599" w:val="clear"/>
          <w:rtl w:val="0"/>
        </w:rPr>
        <w:t xml:space="preserve">Both answers accepted with reasoning per Edit 70 format.</w:t>
      </w:r>
      <w:r w:rsidDel="00000000" w:rsidR="00000000" w:rsidRPr="00000000">
        <w:rPr>
          <w:shd w:fill="ffe599" w:val="clear"/>
          <w:rtl w:val="0"/>
        </w:rPr>
        <w:t xml:space="preserve"> This is the hardest distinction and comes last.</w:t>
      </w:r>
    </w:p>
    <w:p w:rsidR="00000000" w:rsidDel="00000000" w:rsidP="00000000" w:rsidRDefault="00000000" w:rsidRPr="00000000" w14:paraId="00000401">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Do NOT present Tier 3 contexts as having one right answer. The point is that reasonable people choose different units for medium-small objects, and what matters is the REASONING. Tier 1 and Tier 2 contexts should have unambiguous best answers. If a context could go either way, it belongs in Tier 3 and must accept both.</w:t>
      </w:r>
    </w:p>
    <w:p w:rsidR="00000000" w:rsidDel="00000000" w:rsidP="00000000" w:rsidRDefault="00000000" w:rsidRPr="00000000" w14:paraId="00000402">
      <w:pPr>
        <w:numPr>
          <w:ilvl w:val="1"/>
          <w:numId w:val="2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Unambiguous anchor examples (Tier 1 only):</w:t>
      </w:r>
      <w:r w:rsidDel="00000000" w:rsidR="00000000" w:rsidRPr="00000000">
        <w:rPr>
          <w:rtl w:val="0"/>
        </w:rPr>
      </w:r>
    </w:p>
    <w:p w:rsidR="00000000" w:rsidDel="00000000" w:rsidP="00000000" w:rsidRDefault="00000000" w:rsidRPr="00000000" w14:paraId="00000403">
      <w:pPr>
        <w:numPr>
          <w:ilvl w:val="2"/>
          <w:numId w:val="2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Clearly small-unit: postage stamp, fingernail, coin</w:t>
      </w:r>
    </w:p>
    <w:p w:rsidR="00000000" w:rsidDel="00000000" w:rsidP="00000000" w:rsidRDefault="00000000" w:rsidRPr="00000000" w14:paraId="00000404">
      <w:pPr>
        <w:numPr>
          <w:ilvl w:val="2"/>
          <w:numId w:val="2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Clearly large-unit: parking lot, soccer field, gymnasium floor</w:t>
      </w:r>
    </w:p>
    <w:p w:rsidR="00000000" w:rsidDel="00000000" w:rsidP="00000000" w:rsidRDefault="00000000" w:rsidRPr="00000000" w14:paraId="00000405">
      <w:pPr>
        <w:numPr>
          <w:ilvl w:val="2"/>
          <w:numId w:val="2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Clearly sq ft (not sq m): desktop, bath towel, window</w:t>
      </w:r>
    </w:p>
    <w:p w:rsidR="00000000" w:rsidDel="00000000" w:rsidP="00000000" w:rsidRDefault="00000000" w:rsidRPr="00000000" w14:paraId="00000406">
      <w:pPr>
        <w:numPr>
          <w:ilvl w:val="2"/>
          <w:numId w:val="2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Clearly sq m (not sq ft): classroom floor, garden, basketball court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Drag-to-rank (synthesis):</w:t>
      </w:r>
      <w:r w:rsidDel="00000000" w:rsidR="00000000" w:rsidRPr="00000000">
        <w:rPr>
          <w:rtl w:val="0"/>
        </w:rPr>
        <w:t xml:space="preserve"> Four unit square visuals (standalone ranking interaction) + four context images for matching</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Early: 3 × 4 = 12 sq ft, 2 × 5 = 10 sq m (small factors, new units)</w:t>
      </w:r>
    </w:p>
    <w:p w:rsidR="00000000" w:rsidDel="00000000" w:rsidP="00000000" w:rsidRDefault="00000000" w:rsidRPr="00000000" w14:paraId="0000040E">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Mid: "Too many" contrast + unit selection MC with obvious pairings</w:t>
      </w:r>
    </w:p>
    <w:p w:rsidR="00000000" w:rsidDel="00000000" w:rsidP="00000000" w:rsidRDefault="00000000" w:rsidRPr="00000000" w14:paraId="0000040F">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 7 × 8 = 56 sq m, 3 × 9 = 27 sq cm (full range, all units, combined with context)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rPr/>
      </w:pPr>
      <w:bookmarkStart w:colFirst="0" w:colLast="0" w:name="_3qh80nhr3uoj" w:id="63"/>
      <w:bookmarkEnd w:id="63"/>
      <w:r w:rsidDel="00000000" w:rsidR="00000000" w:rsidRPr="00000000">
        <w:rPr>
          <w:rtl w:val="0"/>
        </w:rPr>
        <w:t xml:space="preserve">Vocabulary</w:t>
      </w:r>
    </w:p>
    <w:p w:rsidR="00000000" w:rsidDel="00000000" w:rsidP="00000000" w:rsidRDefault="00000000" w:rsidRPr="00000000" w14:paraId="00000413">
      <w:pPr>
        <w:rPr/>
      </w:pPr>
      <w:r w:rsidDel="00000000" w:rsidR="00000000" w:rsidRPr="00000000">
        <w:rPr>
          <w:b w:val="1"/>
          <w:bCs w:val="1"/>
          <w:rtl w:val="0"/>
        </w:rPr>
        <w:t xml:space="preserve">New:</w:t>
      </w:r>
      <w:r w:rsidDel="00000000" w:rsidR="00000000" w:rsidRPr="00000000">
        <w:rPr>
          <w:rtl w:val="0"/>
        </w:rPr>
        <w:t xml:space="preserve"> square foot, square meter</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Reinforced:</w:t>
      </w:r>
      <w:r w:rsidDel="00000000" w:rsidR="00000000" w:rsidRPr="00000000">
        <w:rPr>
          <w:rtl w:val="0"/>
        </w:rPr>
        <w:t xml:space="preserve"> square inch, square centimeter, standard unit, area, dimensions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Language pattern:</w:t>
      </w:r>
      <w:r w:rsidDel="00000000" w:rsidR="00000000" w:rsidRPr="00000000">
        <w:rPr>
          <w:rtl w:val="0"/>
        </w:rPr>
        <w:t xml:space="preserve"> "The area is ___ square feet" — always full unit name in answers. Accept "sq ft" informally but require full name on exit check.</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rPr/>
      </w:pPr>
      <w:bookmarkStart w:colFirst="0" w:colLast="0" w:name="_m9vxkf6882n" w:id="64"/>
      <w:bookmarkEnd w:id="64"/>
      <w:r w:rsidDel="00000000" w:rsidR="00000000" w:rsidRPr="00000000">
        <w:rPr>
          <w:rFonts w:ascii="Arial Unicode MS" w:cs="Arial Unicode MS" w:eastAsia="Arial Unicode MS" w:hAnsi="Arial Unicode MS"/>
          <w:rtl w:val="0"/>
        </w:rPr>
        <w:t xml:space="preserve">Key Transition: M5 → M6</w:t>
      </w:r>
    </w:p>
    <w:p w:rsidR="00000000" w:rsidDel="00000000" w:rsidP="00000000" w:rsidRDefault="00000000" w:rsidRPr="00000000" w14:paraId="0000041B">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Two standard units (sq in, sq cm) → Four standard units + unit selection reasoning</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What carries forward:</w:t>
      </w:r>
      <w:r w:rsidDel="00000000" w:rsidR="00000000" w:rsidRPr="00000000">
        <w:rPr>
          <w:rtl w:val="0"/>
        </w:rPr>
        <w:t xml:space="preserve"> Standard unit concept, inverse relationship, multiplication for area, full-grid work</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What's new:</w:t>
      </w:r>
      <w:r w:rsidDel="00000000" w:rsidR="00000000" w:rsidRPr="00000000">
        <w:rPr>
          <w:rtl w:val="0"/>
        </w:rPr>
        <w:t xml:space="preserve"> Square foot, square meter, practical unit selection, reasoning about "which unit fits," side-by-side unit size comparison, "too many" experience</w:t>
      </w:r>
      <w:r w:rsidDel="00000000" w:rsidR="00000000" w:rsidRPr="00000000">
        <w:rPr>
          <w:rtl w:val="0"/>
        </w:rPr>
      </w:r>
    </w:p>
    <w:p w:rsidR="00000000" w:rsidDel="00000000" w:rsidP="00000000" w:rsidRDefault="00000000" w:rsidRPr="00000000" w14:paraId="00000420">
      <w:pPr>
        <w:pStyle w:val="Heading3"/>
        <w:rPr/>
      </w:pPr>
      <w:bookmarkStart w:colFirst="0" w:colLast="0" w:name="_wcrei9c93n8b" w:id="65"/>
      <w:bookmarkEnd w:id="65"/>
      <w:r w:rsidDel="00000000" w:rsidR="00000000" w:rsidRPr="00000000">
        <w:rPr>
          <w:rFonts w:ascii="Arial Unicode MS" w:cs="Arial Unicode MS" w:eastAsia="Arial Unicode MS" w:hAnsi="Arial Unicode MS"/>
          <w:rtl w:val="0"/>
        </w:rPr>
        <w:t xml:space="preserve">Key Transition: M6 → M7</w:t>
      </w:r>
    </w:p>
    <w:p w:rsidR="00000000" w:rsidDel="00000000" w:rsidP="00000000" w:rsidRDefault="00000000" w:rsidRPr="00000000" w14:paraId="00000421">
      <w:pPr>
        <w:rPr/>
      </w:pPr>
      <w:r w:rsidDel="00000000" w:rsidR="00000000" w:rsidRPr="00000000">
        <w:rPr>
          <w:b w:val="1"/>
          <w:bCs w:val="1"/>
          <w:rtl w:val="0"/>
        </w:rPr>
        <w:t xml:space="preserve">What M6 establishes:</w:t>
      </w:r>
      <w:r w:rsidDel="00000000" w:rsidR="00000000" w:rsidRPr="00000000">
        <w:rPr>
          <w:rtl w:val="0"/>
        </w:rPr>
        <w:t xml:space="preserve"> Complete standard unit system; unit selection reasoning; multiplication for area across all units; visceral understanding of why unit SIZE matters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What M7 builds:</w:t>
      </w:r>
      <w:r w:rsidDel="00000000" w:rsidR="00000000" w:rsidRPr="00000000">
        <w:rPr>
          <w:rFonts w:ascii="Arial Unicode MS" w:cs="Arial Unicode MS" w:eastAsia="Arial Unicode MS" w:hAnsi="Arial Unicode MS"/>
          <w:rtl w:val="0"/>
        </w:rPr>
        <w:t xml:space="preserve"> Area WITHOUT full grids — partial grid → tick marks → dimensions only</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Bridge:</w:t>
      </w:r>
      <w:r w:rsidDel="00000000" w:rsidR="00000000" w:rsidRPr="00000000">
        <w:rPr>
          <w:rtl w:val="0"/>
        </w:rPr>
        <w:t xml:space="preserve"> "You can find area with ANY unit now. But you've always had a grid to count. What if there's no grid?"</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rPr>
          <w:shd w:fill="a4c2f4" w:val="clear"/>
        </w:rPr>
      </w:pPr>
      <w:bookmarkStart w:colFirst="0" w:colLast="0" w:name="_y7xz8wwh6qpn" w:id="66"/>
      <w:bookmarkEnd w:id="66"/>
      <w:r w:rsidDel="00000000" w:rsidR="00000000" w:rsidRPr="00000000">
        <w:rPr>
          <w:shd w:fill="a4c2f4" w:val="clear"/>
          <w:rtl w:val="0"/>
        </w:rPr>
        <w:t xml:space="preserve">SME Review Questions</w:t>
      </w:r>
    </w:p>
    <w:p w:rsidR="00000000" w:rsidDel="00000000" w:rsidP="00000000" w:rsidRDefault="00000000" w:rsidRPr="00000000" w14:paraId="00000429">
      <w:pPr>
        <w:numPr>
          <w:ilvl w:val="0"/>
          <w:numId w:val="2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Unit selection depth: How much reasoning should students articulate for unit selection?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Students should consider borderline cases, not just simple matches. MC options include unit AND reasoning (Edit 70). Tier 1 contexts (large vs. small) have clear answers; Tier 3 contexts (sq cm vs. sq in) accept all reasonable answers with valid reasoning. Anything sensible in sq in is equally sensible in sq cm — neither is marked wrong for small-to-medium objects (Edit 73).</w:t>
      </w:r>
      <w:commentRangeStart w:id="83"/>
      <w:r w:rsidDel="00000000" w:rsidR="00000000" w:rsidRPr="00000000">
        <w:rPr>
          <w:shd w:fill="ffe599" w:val="clear"/>
          <w:rtl w:val="0"/>
        </w:rPr>
        <w:t xml:space="preserve">     </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42A">
      <w:pPr>
        <w:numPr>
          <w:ilvl w:val="0"/>
          <w:numId w:val="2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Metric vs. customary emphasis: Equal time on feet and meters, or weight toward one system?</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50-50 split between customary (sq ft) and metric (sq m) for US version. Both systems get equal practice problems and equal representation in unit-selection contexts. </w:t>
      </w:r>
      <w:r w:rsidDel="00000000" w:rsidR="00000000" w:rsidRPr="00000000">
        <w:rPr>
          <w:b w:val="1"/>
          <w:bCs w:val="1"/>
          <w:shd w:fill="ffe599" w:val="clear"/>
          <w:rtl w:val="0"/>
        </w:rPr>
        <w:t xml:space="preserve">Localization flag:</w:t>
      </w:r>
      <w:r w:rsidDel="00000000" w:rsidR="00000000" w:rsidRPr="00000000">
        <w:rPr>
          <w:shd w:fill="ffe599" w:val="clear"/>
          <w:rtl w:val="0"/>
        </w:rPr>
        <w:t xml:space="preserve"> Future regional adaptations should adjust weighting based on real-world familiarity (e.g., metric-primary countries may weight sq m more heavily and use sq ft as the secondary exposure). Architecture should support configurable unit emphasis per region without changing the pedagogical structure.</w:t>
      </w:r>
      <w:commentRangeStart w:id="84"/>
      <w:r w:rsidDel="00000000" w:rsidR="00000000" w:rsidRPr="00000000">
        <w:rPr>
          <w:b w:val="1"/>
          <w:bCs w:val="1"/>
          <w:shd w:fill="ffe599" w:val="clear"/>
          <w:rtl w:val="0"/>
        </w:rPr>
        <w:t xml:space="preserve">   </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42B">
      <w:pPr>
        <w:numPr>
          <w:ilvl w:val="0"/>
          <w:numId w:val="2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All four units in one module: Is reviewing sq in and sq cm alongside introducing sq ft and sq m too much, or appropriate consolidation?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Appropriate consolidation. M5 establishes the naming pattern and core insight (same shape, different unit, different number). M6 extends to two new units while reviewing the two known ones. The pattern transfer reduces cognitive load — students aren't learning a new concept, just applying a known concept to new units.</w:t>
      </w:r>
      <w:commentRangeStart w:id="85"/>
      <w:r w:rsidDel="00000000" w:rsidR="00000000" w:rsidRPr="00000000">
        <w:rPr>
          <w:b w:val="1"/>
          <w:bCs w:val="1"/>
          <w:shd w:fill="ffe599" w:val="clear"/>
          <w:rtl w:val="0"/>
        </w:rPr>
        <w:t xml:space="preserve">    </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42C">
      <w:pPr>
        <w:numPr>
          <w:ilvl w:val="0"/>
          <w:numId w:val="2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"Too many" counter speed: How fast should the rapid counter animate?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Counter removed entirely (Edit 72). The dense cm grid visual communicates "too many to count" more effectively than any specific number. A counter would require producing an exact cm count that either exceeds Grade 3 number range (5+ digits) or requires artificially small dimensions. Visual density contrast (dense cm grid → clean ft grid on same rectangle) is the mechanism.</w:t>
      </w:r>
      <w:commentRangeStart w:id="86"/>
      <w:r w:rsidDel="00000000" w:rsidR="00000000" w:rsidRPr="00000000">
        <w:rPr>
          <w:b w:val="1"/>
          <w:bCs w:val="1"/>
          <w:shd w:fill="ffe599" w:val="clear"/>
          <w:rtl w:val="0"/>
        </w:rPr>
        <w:t xml:space="preserve">      </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42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87"/>
      <w:commentRangeStart w:id="88"/>
      <w:commentRangeStart w:id="89"/>
      <w:r w:rsidDel="00000000" w:rsidR="00000000" w:rsidRPr="00000000">
        <w:rPr>
          <w:b w:val="1"/>
          <w:bCs w:val="1"/>
          <w:rtl w:val="0"/>
        </w:rPr>
        <w:t xml:space="preserve">Scavenger hunt adaptation</w:t>
      </w:r>
      <w:commentRangeEnd w:id="87"/>
      <w:r w:rsidDel="00000000" w:rsidR="00000000" w:rsidRPr="00000000">
        <w:commentReference w:id="87"/>
      </w:r>
      <w:commentRangeEnd w:id="88"/>
      <w:r w:rsidDel="00000000" w:rsidR="00000000" w:rsidRPr="00000000">
        <w:commentReference w:id="88"/>
      </w:r>
      <w:commentRangeEnd w:id="89"/>
      <w:r w:rsidDel="00000000" w:rsidR="00000000" w:rsidRPr="00000000">
        <w:commentReference w:id="89"/>
      </w:r>
      <w:r w:rsidDel="00000000" w:rsidR="00000000" w:rsidRPr="00000000">
        <w:rPr>
          <w:b w:val="1"/>
          <w:bCs w:val="1"/>
          <w:rtl w:val="0"/>
        </w:rPr>
        <w:t xml:space="preserve">:</w:t>
      </w:r>
      <w:r w:rsidDel="00000000" w:rsidR="00000000" w:rsidRPr="00000000">
        <w:rPr>
          <w:rtl w:val="0"/>
        </w:rPr>
        <w:t xml:space="preserve"> OUR L7 includes an "Area Scavenger Hunt" (physical classroom activity). How do we adapt this for the digital app? Photo-based contexts? The MC unit-selection + drag-to-match interactions attempt this, but is more needed?</w:t>
      </w:r>
    </w:p>
    <w:p w:rsidR="00000000" w:rsidDel="00000000" w:rsidP="00000000" w:rsidRDefault="00000000" w:rsidRPr="00000000" w14:paraId="0000042E">
      <w:pPr>
        <w:numPr>
          <w:ilvl w:val="0"/>
          <w:numId w:val="2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Borderline contexts: Some objects could reasonably use two different units. Accept both or constrain to unambiguous pairings?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Accept both reasonable units for borderline cases. See Q1 resolution — Tier 3 contexts (sq cm vs. sq in) and similar borderline cases always accept multiple valid answers with reasoning (Edits 70, 73).</w:t>
      </w:r>
      <w:commentRangeStart w:id="90"/>
      <w:r w:rsidDel="00000000" w:rsidR="00000000" w:rsidRPr="00000000">
        <w:rPr>
          <w:b w:val="1"/>
          <w:bCs w:val="1"/>
          <w:shd w:fill="ffe599" w:val="clear"/>
          <w:rtl w:val="0"/>
        </w:rPr>
        <w:t xml:space="preserve">     </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rPr/>
      </w:pPr>
      <w:bookmarkStart w:colFirst="0" w:colLast="0" w:name="_euxfbp1s7hn9" w:id="67"/>
      <w:bookmarkEnd w:id="67"/>
      <w:r w:rsidDel="00000000" w:rsidR="00000000" w:rsidRPr="00000000">
        <w:rPr>
          <w:b w:val="1"/>
          <w:bCs w:val="1"/>
          <w:rtl w:val="0"/>
        </w:rPr>
        <w:t xml:space="preserve">MODULE 7:</w:t>
      </w:r>
      <w:r w:rsidDel="00000000" w:rsidR="00000000" w:rsidRPr="00000000">
        <w:rPr>
          <w:rtl w:val="0"/>
        </w:rPr>
        <w:t xml:space="preserve"> Area Without a Full Grid</w:t>
      </w:r>
    </w:p>
    <w:p w:rsidR="00000000" w:rsidDel="00000000" w:rsidP="00000000" w:rsidRDefault="00000000" w:rsidRPr="00000000" w14:paraId="00000433">
      <w:pPr>
        <w:rPr/>
      </w:pPr>
      <w:r w:rsidDel="00000000" w:rsidR="00000000" w:rsidRPr="00000000">
        <w:rPr>
          <w:i w:val="1"/>
          <w:iCs w:val="1"/>
          <w:rtl w:val="0"/>
        </w:rPr>
        <w:t xml:space="preserve">OUR Lesson 8 | Standards: 3.MD.C.7.b (multiply side lengths — abstract), 3.OA.D.9 (patterns)</w:t>
      </w:r>
      <w:r w:rsidDel="00000000" w:rsidR="00000000" w:rsidRPr="00000000">
        <w:rPr>
          <w:rtl w:val="0"/>
        </w:rPr>
      </w:r>
    </w:p>
    <w:p w:rsidR="00000000" w:rsidDel="00000000" w:rsidP="00000000" w:rsidRDefault="00000000" w:rsidRPr="00000000" w14:paraId="00000434">
      <w:pPr>
        <w:pStyle w:val="Heading3"/>
        <w:rPr/>
      </w:pPr>
      <w:bookmarkStart w:colFirst="0" w:colLast="0" w:name="_j3go3asct82g" w:id="68"/>
      <w:bookmarkEnd w:id="68"/>
      <w:r w:rsidDel="00000000" w:rsidR="00000000" w:rsidRPr="00000000">
        <w:rPr>
          <w:rtl w:val="0"/>
        </w:rPr>
        <w:t xml:space="preserve">Learning Goal</w:t>
      </w:r>
    </w:p>
    <w:p w:rsidR="00000000" w:rsidDel="00000000" w:rsidP="00000000" w:rsidRDefault="00000000" w:rsidRPr="00000000" w14:paraId="00000435">
      <w:pPr>
        <w:rPr/>
      </w:pPr>
      <w:r w:rsidDel="00000000" w:rsidR="00000000" w:rsidRPr="00000000">
        <w:rPr>
          <w:rtl w:val="0"/>
        </w:rPr>
        <w:t xml:space="preserve">Determine the area of rectangles not displayed on a grid.</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don't need to SEE every square to know how many there are — side lengths tell you</w:t>
      </w:r>
    </w:p>
    <w:p w:rsidR="00000000" w:rsidDel="00000000" w:rsidP="00000000" w:rsidRDefault="00000000" w:rsidRPr="00000000" w14:paraId="0000043A">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know 4 rows of 7, you know there are 28 squares WITHOUT counting each one</w:t>
      </w:r>
    </w:p>
    <w:p w:rsidR="00000000" w:rsidDel="00000000" w:rsidP="00000000" w:rsidRDefault="00000000" w:rsidRPr="00000000" w14:paraId="0000043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The grid was always just a visual confirmation of what the dimensions already told you. Dimensions alone are sufficient to find area. This is the moment "area = length × width" stops being a formula and starts being a TOOL.</w:t>
      </w:r>
    </w:p>
    <w:p w:rsidR="00000000" w:rsidDel="00000000" w:rsidP="00000000" w:rsidRDefault="00000000" w:rsidRPr="00000000" w14:paraId="0000043C">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have been building toward this since M3 (rows and columns structure) and M4 (multiplication) — M7 removes the visual scaffolding and asks students to trust the structure they've internalized</w:t>
      </w:r>
    </w:p>
    <w:p w:rsidR="00000000" w:rsidDel="00000000" w:rsidP="00000000" w:rsidRDefault="00000000" w:rsidRPr="00000000" w14:paraId="0000043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Portuguese azulejos (decorative tiles) available as optional enrichment context — culturally interesting but not core. The fading progression IS the module.</w:t>
      </w:r>
    </w:p>
    <w:p w:rsidR="00000000" w:rsidDel="00000000" w:rsidP="00000000" w:rsidRDefault="00000000" w:rsidRPr="00000000" w14:paraId="0000043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Abstract — grid fading is the central mechanism. This is the first module where students work WITHOUT full visual support. The progression within M7 is: full grid (reference only) → partial grid → tick marks → dimensions only.</w:t>
      </w:r>
    </w:p>
    <w:p w:rsidR="00000000" w:rsidDel="00000000" w:rsidP="00000000" w:rsidRDefault="00000000" w:rsidRPr="00000000" w14:paraId="0000043F">
      <w:pPr>
        <w:pStyle w:val="Heading3"/>
        <w:rPr/>
      </w:pPr>
      <w:bookmarkStart w:colFirst="0" w:colLast="0" w:name="_fqesfnqscz8z" w:id="69"/>
      <w:bookmarkEnd w:id="69"/>
      <w:r w:rsidDel="00000000" w:rsidR="00000000" w:rsidRPr="00000000">
        <w:rPr>
          <w:rtl w:val="0"/>
        </w:rPr>
        <w:t xml:space="preserve">Cognitive Focus</w:t>
      </w:r>
    </w:p>
    <w:p w:rsidR="00000000" w:rsidDel="00000000" w:rsidP="00000000" w:rsidRDefault="00000000" w:rsidRPr="00000000" w14:paraId="00000440">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multiplication to find area without counting</w:t>
      </w:r>
    </w:p>
    <w:p w:rsidR="00000000" w:rsidDel="00000000" w:rsidP="00000000" w:rsidRDefault="00000000" w:rsidRPr="00000000" w14:paraId="00000441">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visible partial structure to complete area</w:t>
      </w:r>
    </w:p>
    <w:p w:rsidR="00000000" w:rsidDel="00000000" w:rsidP="00000000" w:rsidRDefault="00000000" w:rsidRPr="00000000" w14:paraId="00000442">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that dimensions encode the full grid structure</w:t>
      </w:r>
    </w:p>
    <w:p w:rsidR="00000000" w:rsidDel="00000000" w:rsidP="00000000" w:rsidRDefault="00000000" w:rsidRPr="00000000" w14:paraId="00000443">
      <w:pPr>
        <w:pStyle w:val="Heading3"/>
        <w:rPr/>
      </w:pPr>
      <w:bookmarkStart w:colFirst="0" w:colLast="0" w:name="_3t7gniy6awl0" w:id="70"/>
      <w:bookmarkEnd w:id="70"/>
      <w:r w:rsidDel="00000000" w:rsidR="00000000" w:rsidRPr="00000000">
        <w:rPr>
          <w:rtl w:val="0"/>
        </w:rPr>
        <w:t xml:space="preserve">Misconceptions Targeted</w:t>
      </w:r>
    </w:p>
    <w:p w:rsidR="00000000" w:rsidDel="00000000" w:rsidP="00000000" w:rsidRDefault="00000000" w:rsidRPr="00000000" w14:paraId="00000444">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M5: Not Multiplying Side Lengths (PRIMARY, HIGH)</w:t>
      </w:r>
      <w:r w:rsidDel="00000000" w:rsidR="00000000" w:rsidRPr="00000000">
        <w:rPr>
          <w:rtl w:val="0"/>
        </w:rPr>
        <w:t xml:space="preserve"> — Students measure/read dimensions correctly but don't connect to multiplication. They may add side lengths (getting perimeter-like answers), leave the answer as two numbers, or revert to wanting to count. Addressed by the progressive fading — each step removes visual support while maintaining the multiplication connection.</w:t>
      </w:r>
    </w:p>
    <w:p w:rsidR="00000000" w:rsidDel="00000000" w:rsidP="00000000" w:rsidRDefault="00000000" w:rsidRPr="00000000" w14:paraId="00000445">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M8: Square Unit Confusion (SECONDARY, MEDIUM)</w:t>
      </w:r>
      <w:r w:rsidDel="00000000" w:rsidR="00000000" w:rsidRPr="00000000">
        <w:rPr>
          <w:rtl w:val="0"/>
        </w:rPr>
        <w:t xml:space="preserve"> — Without grids, students may lose track of which units they're working in. Addressed by requiring unit names in all answers and using named units (sq cm, sq ft) rather than generic "square units."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rPr/>
      </w:pPr>
      <w:bookmarkStart w:colFirst="0" w:colLast="0" w:name="_7huoi0rt1apa" w:id="71"/>
      <w:bookmarkEnd w:id="71"/>
      <w:r w:rsidDel="00000000" w:rsidR="00000000" w:rsidRPr="00000000">
        <w:rPr>
          <w:rtl w:val="0"/>
        </w:rPr>
        <w:t xml:space="preserve">What Students DO</w:t>
      </w:r>
    </w:p>
    <w:p w:rsidR="00000000" w:rsidDel="00000000" w:rsidP="00000000" w:rsidRDefault="00000000" w:rsidRPr="00000000" w14:paraId="00000449">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(full grid, familiar rectangle e.g., 4 × 6) → Quick area calculation as review</w:t>
      </w:r>
    </w:p>
    <w:p w:rsidR="00000000" w:rsidDel="00000000" w:rsidP="00000000" w:rsidRDefault="00000000" w:rsidRPr="00000000" w14:paraId="0000044C">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SAME rectangle shown with grid removed — only outline + dimension labels remain</w:t>
      </w:r>
    </w:p>
    <w:p w:rsidR="00000000" w:rsidDel="00000000" w:rsidP="00000000" w:rsidRDefault="00000000" w:rsidRPr="00000000" w14:paraId="0000044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observe: "The rectangle didn't change. The area didn't change. We just can't SEE the squares anymore."</w:t>
      </w:r>
    </w:p>
    <w:p w:rsidR="00000000" w:rsidDel="00000000" w:rsidP="00000000" w:rsidRDefault="00000000" w:rsidRPr="00000000" w14:paraId="0000044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Set up the central question of M7 — can you find area without counting every square? Prime students to trust what they already know.</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i w:val="1"/>
          <w:iCs w:val="1"/>
          <w:rtl w:val="0"/>
        </w:rPr>
        <w:t xml:space="preserve">Early activities (Partial grid — first row and first column visible):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(partial grid mode — first row fully tiled, first column fully tiled, interior empty) → Students determine total area</w:t>
      </w:r>
    </w:p>
    <w:p w:rsidR="00000000" w:rsidDel="00000000" w:rsidP="00000000" w:rsidRDefault="00000000" w:rsidRPr="00000000" w14:paraId="00000455">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can SEE one complete row (e.g., 7 squares) and count how many rows there are from the column (e.g., 4 rows visible down the left side)</w:t>
      </w:r>
    </w:p>
    <w:p w:rsidR="00000000" w:rsidDel="00000000" w:rsidP="00000000" w:rsidRDefault="00000000" w:rsidRPr="00000000" w14:paraId="00000456">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partial grid makes the row-by-column structure explicit WITHOUT showing every square</w:t>
      </w:r>
    </w:p>
    <w:p w:rsidR="00000000" w:rsidDel="00000000" w:rsidP="00000000" w:rsidRDefault="00000000" w:rsidRPr="00000000" w14:paraId="00000457">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state: "I see 7 in each row and 4 rows, so 4 × 7 = 28"</w:t>
      </w:r>
    </w:p>
    <w:p w:rsidR="00000000" w:rsidDel="00000000" w:rsidP="00000000" w:rsidRDefault="00000000" w:rsidRPr="00000000" w14:paraId="00000458">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The partial grid is the bridge — students can still COUNT one row and COUNT the rows, but they're NOT counting every individual square. They're using structure. This is M3's spatial structuring made visible one final time before it goes away. If a student needs to count all visible squares (getting stuck at ~10), they haven't internalized row-by-column structure and need M3 reinforcement.</w:t>
      </w:r>
    </w:p>
    <w:p w:rsidR="00000000" w:rsidDel="00000000" w:rsidP="00000000" w:rsidRDefault="00000000" w:rsidRPr="00000000" w14:paraId="00000459">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rectangles with partial grids, varied dimensions</w:t>
      </w:r>
    </w:p>
    <w:p w:rsidR="00000000" w:rsidDel="00000000" w:rsidP="00000000" w:rsidRDefault="00000000" w:rsidRPr="00000000" w14:paraId="0000045A">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Constraint: keep one dimension ≤ 5 for partial grid problems (students count rows from the column — past 5 is where counting errors creep in)</w:t>
      </w:r>
    </w:p>
    <w:p w:rsidR="00000000" w:rsidDel="00000000" w:rsidP="00000000" w:rsidRDefault="00000000" w:rsidRPr="00000000" w14:paraId="0000045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(multiplication, unlabeled slots) → Students build the area expression from partial grid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i w:val="1"/>
          <w:iCs w:val="1"/>
          <w:rtl w:val="0"/>
        </w:rPr>
        <w:t xml:space="preserve">Mid activities (Tick marks — edges only):</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(tick mark mode — evenly spaced marks along top and left edges, no interior grid lines or squares) → Students determine dimensions from tick marks, then multiply</w:t>
      </w:r>
    </w:p>
    <w:p w:rsidR="00000000" w:rsidDel="00000000" w:rsidP="00000000" w:rsidRDefault="00000000" w:rsidRPr="00000000" w14:paraId="00000460">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Tick marks show where rows/columns WOULD be — students must mentally project the grid</w:t>
      </w:r>
    </w:p>
    <w:p w:rsidR="00000000" w:rsidDel="00000000" w:rsidP="00000000" w:rsidRDefault="00000000" w:rsidRPr="00000000" w14:paraId="00000461">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more abstract than partial grid: no actual squares visible, but the spacing cues remain</w:t>
      </w:r>
    </w:p>
    <w:p w:rsidR="00000000" w:rsidDel="00000000" w:rsidP="00000000" w:rsidRDefault="00000000" w:rsidRPr="00000000" w14:paraId="00000462">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read dimensions from tick mark count, multiply for area</w:t>
      </w:r>
    </w:p>
    <w:p w:rsidR="00000000" w:rsidDel="00000000" w:rsidP="00000000" w:rsidRDefault="00000000" w:rsidRPr="00000000" w14:paraId="00000463">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rectangles with tick marks, increasing dimensions</w:t>
      </w:r>
    </w:p>
    <w:p w:rsidR="00000000" w:rsidDel="00000000" w:rsidP="00000000" w:rsidRDefault="00000000" w:rsidRPr="00000000" w14:paraId="00000464">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(multiplication with unit labels) → Students build area expression from tick-mark rectangles</w:t>
      </w:r>
    </w:p>
    <w:p w:rsidR="00000000" w:rsidDel="00000000" w:rsidP="00000000" w:rsidRDefault="00000000" w:rsidRPr="00000000" w14:paraId="00000465">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Unit labels required — problems specify sq cm, sq in, sq ft, or sq m</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i w:val="1"/>
          <w:iCs w:val="1"/>
          <w:rtl w:val="0"/>
        </w:rPr>
        <w:t xml:space="preserve">Late activities (Dimensions only — full abstraction):</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(outline mode — rectangle outline with dimension labels on two sides, no grid, no tick marks) → Students multiply dimensions to find area</w:t>
      </w:r>
    </w:p>
    <w:p w:rsidR="00000000" w:rsidDel="00000000" w:rsidP="00000000" w:rsidRDefault="00000000" w:rsidRPr="00000000" w14:paraId="0000046A">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Before the first dimensions-only problem, show a tick-marked rectangle, add dimension labels, then fade the tick marks away. Make explicit: "The number already tells you what the tick marks showed. 6 centimeters MEANS 6 squares fit along this side. You don't need the tick marks to know that." This makes the transition deliberate — students see that dimension labels REPLACE tick marks, they don't just happen to appear on harder problems.</w:t>
      </w:r>
    </w:p>
    <w:p w:rsidR="00000000" w:rsidDel="00000000" w:rsidP="00000000" w:rsidRDefault="00000000" w:rsidRPr="00000000" w14:paraId="0000046B">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must trust that "6 cm × 5 cm" means "6 rows of 5" means "30 square centimeters" without seeing any squares</w:t>
      </w:r>
    </w:p>
    <w:p w:rsidR="00000000" w:rsidDel="00000000" w:rsidP="00000000" w:rsidRDefault="00000000" w:rsidRPr="00000000" w14:paraId="0000046C">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rectangles with dimensions only, varied units</w:t>
      </w:r>
    </w:p>
    <w:p w:rsidR="00000000" w:rsidDel="00000000" w:rsidP="00000000" w:rsidRDefault="00000000" w:rsidRPr="00000000" w14:paraId="0000046D">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(multiplication with unit labels, no scaffolding) → Independent expression building</w:t>
      </w:r>
    </w:p>
    <w:p w:rsidR="00000000" w:rsidDel="00000000" w:rsidP="00000000" w:rsidRDefault="00000000" w:rsidRPr="00000000" w14:paraId="0000046E">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text-only problems (no rectangle visual): "A rectangle is 7 feet long and 4 feet wide. What is its area?"</w:t>
      </w:r>
    </w:p>
    <w:p w:rsidR="00000000" w:rsidDel="00000000" w:rsidP="00000000" w:rsidRDefault="00000000" w:rsidRPr="00000000" w14:paraId="0000046F">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Text-only sentence structure must be simple and consistent: "A [object] is [number] [unit] long and [number] [unit] wide. What is its area?"</w:t>
      </w:r>
    </w:p>
    <w:p w:rsidR="00000000" w:rsidDel="00000000" w:rsidP="00000000" w:rsidRDefault="00000000" w:rsidRPr="00000000" w14:paraId="00000470">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full abstract endpoint — no visual support at all</w:t>
      </w:r>
    </w:p>
    <w:p w:rsidR="00000000" w:rsidDel="00000000" w:rsidP="00000000" w:rsidRDefault="00000000" w:rsidRPr="00000000" w14:paraId="00000471">
      <w:pPr>
        <w:numPr>
          <w:ilvl w:val="1"/>
          <w:numId w:val="3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for Starter Pack writers: do NOT vary the sentence structure creatively. The assessment is abstraction, not reading comprehension. Keep the template rigid.</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(mixed modes across problems)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476">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477">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Partial grid rectangle → state area with correct unit (tests: can they use structure from partial information?)</w:t>
      </w:r>
    </w:p>
    <w:p w:rsidR="00000000" w:rsidDel="00000000" w:rsidP="00000000" w:rsidRDefault="00000000" w:rsidRPr="00000000" w14:paraId="00000478">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Dimensions-only rectangle → multiply and state area with correct unit (tests: can they work from dimensions alone?)</w:t>
      </w:r>
    </w:p>
    <w:p w:rsidR="00000000" w:rsidDel="00000000" w:rsidP="00000000" w:rsidRDefault="00000000" w:rsidRPr="00000000" w14:paraId="00000479">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Text-only problem — dimensions given in words, no visual → calculate area (tests: full abstraction — no visual support at all)</w:t>
      </w:r>
    </w:p>
    <w:p w:rsidR="00000000" w:rsidDel="00000000" w:rsidP="00000000" w:rsidRDefault="00000000" w:rsidRPr="00000000" w14:paraId="0000047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multiplication from partial visual cues, multiplication from dimensions only, area calculation from text description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(mixed — partial grid, tick marks, and dimensions-only across problems)</w:t>
      </w:r>
    </w:p>
    <w:p w:rsidR="00000000" w:rsidDel="00000000" w:rsidP="00000000" w:rsidRDefault="00000000" w:rsidRPr="00000000" w14:paraId="0000047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four unit types represented across problems</w:t>
      </w:r>
    </w:p>
    <w:p w:rsidR="00000000" w:rsidDel="00000000" w:rsidP="00000000" w:rsidRDefault="00000000" w:rsidRPr="00000000" w14:paraId="0000048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area and state with correct unit name</w:t>
      </w:r>
    </w:p>
    <w:p w:rsidR="00000000" w:rsidDel="00000000" w:rsidP="00000000" w:rsidRDefault="00000000" w:rsidRPr="00000000" w14:paraId="0000048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adding dimensions instead of multiplying; stating dimensions without calculating; losing unit labels; reverting to counting attempts on partial grids</w:t>
      </w:r>
    </w:p>
    <w:p w:rsidR="00000000" w:rsidDel="00000000" w:rsidP="00000000" w:rsidRDefault="00000000" w:rsidRPr="00000000" w14:paraId="00000482">
      <w:pPr>
        <w:numPr>
          <w:ilvl w:val="0"/>
          <w:numId w:val="74"/>
        </w:numPr>
        <w:ind w:left="720" w:hanging="360"/>
        <w:rPr>
          <w:u w:val="none"/>
        </w:rPr>
      </w:pPr>
      <w:r w:rsidDel="00000000" w:rsidR="00000000" w:rsidRPr="00000000">
        <w:rPr>
          <w:rtl w:val="0"/>
        </w:rPr>
        <w:t xml:space="preserve">Mixed forward and reverse problems across all four unit types. </w:t>
      </w:r>
      <w:r w:rsidDel="00000000" w:rsidR="00000000" w:rsidRPr="00000000">
        <w:rPr>
          <w:b w:val="1"/>
          <w:bCs w:val="1"/>
          <w:rtl w:val="0"/>
        </w:rPr>
        <w:t xml:space="preserve">Problem-type ratio: approximately 50% forward, 50% reverse.</w:t>
      </w:r>
      <w:r w:rsidDel="00000000" w:rsidR="00000000" w:rsidRPr="00000000">
        <w:rPr>
          <w:rtl w:val="0"/>
        </w:rPr>
        <w:t xml:space="preserve"> Forward fluency was confirmed in the exit check; Practice is where reverse reasoning develops. Within reverse problems, include both "find one factor pair" and "find at least two factor pairs" variants. Tag all reverse problems as TRANSFER (APPLY verb) — this ensures the mastery gate's TRANSFER requirement catches students who pass on forward fluency alone but haven't developed factor-pair reasoning, which is prerequisite to M13's missing-side work.</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Progression display: same rectangle shown in four states — full grid → partial grid → tick marks → dimensions only</w:t>
      </w:r>
    </w:p>
    <w:p w:rsidR="00000000" w:rsidDel="00000000" w:rsidP="00000000" w:rsidRDefault="00000000" w:rsidRPr="00000000" w14:paraId="00000487">
      <w:pPr>
        <w:numPr>
          <w:ilvl w:val="1"/>
          <w:numId w:val="6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rectangle. Same area. Four different ways to see it. You started by counting every square. Now you just need the side lengths."</w:t>
      </w:r>
    </w:p>
    <w:p w:rsidR="00000000" w:rsidDel="00000000" w:rsidP="00000000" w:rsidRDefault="00000000" w:rsidRPr="00000000" w14:paraId="00000488">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Callback to M3-M4 progression: "Before you learned to see rows and columns. Then you learned to multiply — and you could check by counting the grid. Now you don't need the grid at all — the dimensions tell you everything."</w:t>
      </w:r>
    </w:p>
    <w:p w:rsidR="00000000" w:rsidDel="00000000" w:rsidP="00000000" w:rsidRDefault="00000000" w:rsidRPr="00000000" w14:paraId="00000489">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side length, dimension (reinforced from M4)</w:t>
      </w:r>
    </w:p>
    <w:p w:rsidR="00000000" w:rsidDel="00000000" w:rsidP="00000000" w:rsidRDefault="00000000" w:rsidRPr="00000000" w14:paraId="0000048A">
      <w:pPr>
        <w:numPr>
          <w:ilvl w:val="0"/>
          <w:numId w:val="69"/>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Bridge to M8: "You found area when the dimensions were GIVEN. </w:t>
      </w:r>
      <w:commentRangeStart w:id="91"/>
      <w:r w:rsidDel="00000000" w:rsidR="00000000" w:rsidRPr="00000000">
        <w:rPr>
          <w:strike w:val="1"/>
          <w:rtl w:val="0"/>
        </w:rPr>
        <w:t xml:space="preserve">What if you </w:t>
      </w:r>
      <w:ins w:author="Faina Atamas" w:id="0" w:date="2026-02-13T18:29:49Z">
        <w:r w:rsidDel="00000000" w:rsidR="00000000" w:rsidRPr="00000000">
          <w:rPr>
            <w:strike w:val="1"/>
            <w:rtl w:val="0"/>
          </w:rPr>
          <w:t xml:space="preserve">know the area and </w:t>
        </w:r>
        <w:r w:rsidDel="00000000" w:rsidR="00000000" w:rsidRPr="00000000">
          <w:rPr>
            <w:strike w:val="1"/>
            <w:rtl w:val="0"/>
            <w:rPrChange w:author="Faina Atamas" w:id="1" w:date="2026-02-13T18:29:49Z">
              <w:rPr>
                <w:strike w:val="1"/>
              </w:rPr>
            </w:rPrChange>
          </w:rPr>
          <w:t xml:space="preserve">need</w:t>
        </w:r>
        <w:r w:rsidDel="00000000" w:rsidR="00000000" w:rsidRPr="00000000">
          <w:rPr>
            <w:strike w:val="1"/>
            <w:rtl w:val="0"/>
          </w:rPr>
          <w:t xml:space="preserve"> to determine </w:t>
        </w:r>
      </w:ins>
      <w:del w:author="Faina Atamas" w:id="0" w:date="2026-02-13T18:29:49Z">
        <w:r w:rsidDel="00000000" w:rsidR="00000000" w:rsidRPr="00000000">
          <w:rPr>
            <w:strike w:val="1"/>
            <w:rtl w:val="0"/>
          </w:rPr>
          <w:delText xml:space="preserve">have to MEASURE</w:delText>
        </w:r>
      </w:del>
      <w:r w:rsidDel="00000000" w:rsidR="00000000" w:rsidRPr="00000000">
        <w:rPr>
          <w:strike w:val="1"/>
          <w:rtl w:val="0"/>
        </w:rPr>
        <w:t xml:space="preserve"> the dimensions yourself?"</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48B">
      <w:pPr>
        <w:numPr>
          <w:ilvl w:val="0"/>
          <w:numId w:val="69"/>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Bridge to M8: "You found area when the dimensions were GIVEN. What if you know the AREA and need to figure out what the dimensions could be?"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rPr/>
      </w:pPr>
      <w:bookmarkStart w:colFirst="0" w:colLast="0" w:name="_jk7wlnhq0u65" w:id="72"/>
      <w:bookmarkEnd w:id="72"/>
      <w:r w:rsidDel="00000000" w:rsidR="00000000" w:rsidRPr="00000000">
        <w:rPr>
          <w:rtl w:val="0"/>
        </w:rPr>
        <w:t xml:space="preserve">Scaffolding Progression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b w:val="1"/>
                <w:bCs w:val="1"/>
              </w:rPr>
            </w:pPr>
            <w:r w:rsidDel="00000000" w:rsidR="00000000" w:rsidRPr="00000000">
              <w:rPr>
                <w:b w:val="1"/>
                <w:bCs w:val="1"/>
                <w:rtl w:val="0"/>
              </w:rPr>
              <w:t xml:space="preserve">Grid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b w:val="1"/>
                <w:bCs w:val="1"/>
              </w:rPr>
            </w:pPr>
            <w:r w:rsidDel="00000000" w:rsidR="00000000" w:rsidRPr="00000000">
              <w:rPr>
                <w:b w:val="1"/>
                <w:bCs w:val="1"/>
                <w:rtl w:val="0"/>
              </w:rPr>
              <w:t xml:space="preserve">Student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Partial grid (first row + first column 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Unlabeled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Count one row, count rows from column, multiply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Tick marks on top and left edges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With unit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Read dimensions from tick marks, multiply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Outline + dimension labels only (or text-only)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No scaffolding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Multiply dimensions directly, state with units</w:t>
            </w:r>
          </w:p>
        </w:tc>
      </w:tr>
    </w:tbl>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CRA Note:</w:t>
      </w:r>
      <w:r w:rsidDel="00000000" w:rsidR="00000000" w:rsidRPr="00000000">
        <w:rPr>
          <w:rtl w:val="0"/>
        </w:rPr>
        <w:t xml:space="preserve"> </w:t>
      </w:r>
      <w:commentRangeStart w:id="92"/>
      <w:r w:rsidDel="00000000" w:rsidR="00000000" w:rsidRPr="00000000">
        <w:rPr>
          <w:rtl w:val="0"/>
        </w:rPr>
        <w:t xml:space="preserve">This module is where grid fading happens for the first time.</w:t>
      </w:r>
      <w:commentRangeEnd w:id="92"/>
      <w:r w:rsidDel="00000000" w:rsidR="00000000" w:rsidRPr="00000000">
        <w:commentReference w:id="92"/>
      </w:r>
      <w:r w:rsidDel="00000000" w:rsidR="00000000" w:rsidRPr="00000000">
        <w:rPr>
          <w:rtl w:val="0"/>
        </w:rPr>
        <w:t xml:space="preserve"> M4 kept full grids while building multiplication notation. M5-M6 kept full grids for unit SIZE concepts. Now that students have both the multiplication connection AND all four standard units, the grid can begin to fade.</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Remediation scaffold — Guide tool:</w:t>
      </w:r>
      <w:r w:rsidDel="00000000" w:rsidR="00000000" w:rsidRPr="00000000">
        <w:rPr>
          <w:rtl w:val="0"/>
        </w:rPr>
        <w:t xml:space="preserve"> Grid Rectangles supports a guide-activated grid reveal (showing tick marks or partial grid on a dimensions-only rectangle). This is NOT a student-facing toggle — students do not have access to "show the grid." The guide can activate it during remediation when a student demonstrates they cannot work from dimensions alone. This keeps the abstraction bar at the right level for the student while giving the guide a tool to scaffold backward when needed. Students who consistently trigger this remediation may need M3 reinforcement flagged in mastery tracking.</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rPr/>
      </w:pPr>
      <w:bookmarkStart w:colFirst="0" w:colLast="0" w:name="_d097qlh6451s" w:id="73"/>
      <w:bookmarkEnd w:id="73"/>
      <w:r w:rsidDel="00000000" w:rsidR="00000000" w:rsidRPr="00000000">
        <w:rPr>
          <w:rtl w:val="0"/>
        </w:rPr>
        <w:t xml:space="preserve">Tool Requirements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Grid Rectangles — 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Full grid with 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Warm-up reference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Grid Rectangles — Partial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First row + first column filled, interior empty, 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Display — student views and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Confirmed: first row + first column specifically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Grid Rectangles — Tick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Evenly spaced marks along top and left edges, 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Display — student counts marks and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Visually distinct from partial grid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Grid Rectangles — Outline +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Rectangle outline, dimension labels on two adjacent sides, no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Display — student reads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Target abstraction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Grid Rectangles — Guide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Overlay tick marks or partial grid on outline-mode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Guide-activated only, not student-accessible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Remediation tool; triggers diagnostic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Multiplication with unit labels, fading scaffolding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Click-select to build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Fonts w:ascii="Arial Unicode MS" w:cs="Arial Unicode MS" w:eastAsia="Arial Unicode MS" w:hAnsi="Arial Unicode MS"/>
                <w:rtl w:val="0"/>
              </w:rPr>
              <w:t xml:space="preserve">Pre-labeled → unlabeled → independent across phases</w:t>
            </w:r>
          </w:p>
        </w:tc>
      </w:tr>
    </w:tbl>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rtl w:val="0"/>
        </w:rPr>
        <w:t xml:space="preserve">Critical capability — Partial grid mode:</w:t>
      </w:r>
      <w:r w:rsidDel="00000000" w:rsidR="00000000" w:rsidRPr="00000000">
        <w:rPr>
          <w:rtl w:val="0"/>
        </w:rPr>
        <w:t xml:space="preserve"> Grid Rectangles must display a rectangle with ONLY the first row and first column filled with visible unit squares, interior completely empty. This is a specific display state. The filled row shows "how many per row"; the filled column shows "how many rows." Both must align with dimension labels.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Critical capability — Mode transitions:</w:t>
      </w:r>
      <w:r w:rsidDel="00000000" w:rsidR="00000000" w:rsidRPr="00000000">
        <w:rPr>
          <w:rFonts w:ascii="Arial Unicode MS" w:cs="Arial Unicode MS" w:eastAsia="Arial Unicode MS" w:hAnsi="Arial Unicode MS"/>
          <w:rtl w:val="0"/>
        </w:rPr>
        <w:t xml:space="preserve"> Warm-up requires showing the SAME rectangle transitioning from full grid → outline+dimensions. Late activities require showing a tick-marked rectangle gaining dimension labels and then losing tick marks (fade animation). The visual identity of the rectangle must be maintained across mode changes.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b w:val="1"/>
          <w:bCs w:val="1"/>
          <w:rtl w:val="0"/>
        </w:rPr>
        <w:t xml:space="preserve">Critical capability — Tick mark mode:</w:t>
      </w:r>
      <w:r w:rsidDel="00000000" w:rsidR="00000000" w:rsidRPr="00000000">
        <w:rPr>
          <w:rtl w:val="0"/>
        </w:rPr>
        <w:t xml:space="preserve"> Evenly spaced marks along the top and left edges only. No interior lines. Must be visually distinct from partial grid mode (marks vs. filled squares). Marks must be clearly countable — not too dense for larger dimensions.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Critical capability — Guide reveal:</w:t>
      </w:r>
      <w:r w:rsidDel="00000000" w:rsidR="00000000" w:rsidRPr="00000000">
        <w:rPr>
          <w:rtl w:val="0"/>
        </w:rPr>
        <w:t xml:space="preserve"> On outline-mode rectangles, the guide can activate an overlay showing tick marks or partial grid. This is a teaching/remediation action, not a student interaction. Should be logged for diagnostic purposes (student needed visual support at dimensions-only level).</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rPr/>
      </w:pPr>
      <w:bookmarkStart w:colFirst="0" w:colLast="0" w:name="_1qgstjqim435" w:id="74"/>
      <w:bookmarkEnd w:id="74"/>
      <w:r w:rsidDel="00000000" w:rsidR="00000000" w:rsidRPr="00000000">
        <w:rPr>
          <w:rtl w:val="0"/>
        </w:rPr>
        <w:t xml:space="preserve">Data Constraints</w:t>
      </w:r>
    </w:p>
    <w:p w:rsidR="00000000" w:rsidDel="00000000" w:rsidP="00000000" w:rsidRDefault="00000000" w:rsidRPr="00000000" w14:paraId="000004CD">
      <w:pPr>
        <w:rPr/>
      </w:pPr>
      <w:r w:rsidDel="00000000" w:rsidR="00000000" w:rsidRPr="00000000">
        <w:rPr>
          <w:b w:val="1"/>
          <w:bCs w:val="1"/>
          <w:rtl w:val="0"/>
        </w:rPr>
        <w:t xml:space="preserve">Partial grid problems (Early):</w:t>
      </w:r>
      <w:r w:rsidDel="00000000" w:rsidR="00000000" w:rsidRPr="00000000">
        <w:rPr>
          <w:rFonts w:ascii="Arial Unicode MS" w:cs="Arial Unicode MS" w:eastAsia="Arial Unicode MS" w:hAnsi="Arial Unicode MS"/>
          <w:rtl w:val="0"/>
        </w:rPr>
        <w:t xml:space="preserve"> One factor ≤ 5, other factor 3–9, products within 45</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4 × 7 = 28, 5 × 6 = 30, 3 × 8 = 24, 4 × 9 = 36</w:t>
      </w:r>
    </w:p>
    <w:p w:rsidR="00000000" w:rsidDel="00000000" w:rsidP="00000000" w:rsidRDefault="00000000" w:rsidRPr="00000000" w14:paraId="000004D0">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The ≤ 5 factor should be the column (number of rows) to limit counting errors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Tick mark problems (Mid):</w:t>
      </w:r>
      <w:r w:rsidDel="00000000" w:rsidR="00000000" w:rsidRPr="00000000">
        <w:rPr>
          <w:rtl w:val="0"/>
        </w:rPr>
        <w:t xml:space="preserve"> Factors 3–10, products within 100</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6 × 8 = 48, 5 × 9 = 45, 7 × 7 = 49</w:t>
      </w:r>
    </w:p>
    <w:p w:rsidR="00000000" w:rsidDel="00000000" w:rsidP="00000000" w:rsidRDefault="00000000" w:rsidRPr="00000000" w14:paraId="000004D5">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Tick marks must be clearly countable — for dimensions &gt; 8, consider slightly wider spacing</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rtl w:val="0"/>
        </w:rPr>
        <w:t xml:space="preserve">Dimensions-only problems (Late):</w:t>
      </w:r>
      <w:r w:rsidDel="00000000" w:rsidR="00000000" w:rsidRPr="00000000">
        <w:rPr>
          <w:rtl w:val="0"/>
        </w:rPr>
        <w:t xml:space="preserve"> Factors 2–10, products within 100</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8 × 6 = 48 sq cm, 7 × 5 = 35 sq ft, 9 × 4 = 36 sq m</w:t>
      </w:r>
    </w:p>
    <w:p w:rsidR="00000000" w:rsidDel="00000000" w:rsidP="00000000" w:rsidRDefault="00000000" w:rsidRPr="00000000" w14:paraId="000004DA">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all four unit types across problems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Text-only problems (Late/Exit):</w:t>
      </w:r>
      <w:r w:rsidDel="00000000" w:rsidR="00000000" w:rsidRPr="00000000">
        <w:rPr>
          <w:rtl w:val="0"/>
        </w:rPr>
        <w:t xml:space="preserve"> Same factor ranges, stated in words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Rigid sentence template: "A [object] is [number] [unit] long and [number] [unit] wide. What is its area?"</w:t>
      </w:r>
    </w:p>
    <w:p w:rsidR="00000000" w:rsidDel="00000000" w:rsidP="00000000" w:rsidRDefault="00000000" w:rsidRPr="00000000" w14:paraId="000004DF">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"A rug is 6 feet long and 4 feet wide. What is the area of the rug?"</w:t>
      </w:r>
    </w:p>
    <w:p w:rsidR="00000000" w:rsidDel="00000000" w:rsidP="00000000" w:rsidRDefault="00000000" w:rsidRPr="00000000" w14:paraId="000004E0">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NOT vary phrasing — assessment is abstraction, not reading comprehension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rPr/>
      </w:pPr>
      <w:bookmarkStart w:colFirst="0" w:colLast="0" w:name="_tl9usl38fhex" w:id="75"/>
      <w:bookmarkEnd w:id="75"/>
      <w:r w:rsidDel="00000000" w:rsidR="00000000" w:rsidRPr="00000000">
        <w:rPr>
          <w:rtl w:val="0"/>
        </w:rPr>
        <w:t xml:space="preserve">Vocabulary</w:t>
      </w:r>
    </w:p>
    <w:p w:rsidR="00000000" w:rsidDel="00000000" w:rsidP="00000000" w:rsidRDefault="00000000" w:rsidRPr="00000000" w14:paraId="000004E4">
      <w:pPr>
        <w:rPr/>
      </w:pPr>
      <w:r w:rsidDel="00000000" w:rsidR="00000000" w:rsidRPr="00000000">
        <w:rPr>
          <w:b w:val="1"/>
          <w:bCs w:val="1"/>
          <w:rtl w:val="0"/>
        </w:rPr>
        <w:t xml:space="preserve">New:</w:t>
      </w:r>
      <w:r w:rsidDel="00000000" w:rsidR="00000000" w:rsidRPr="00000000">
        <w:rPr>
          <w:rtl w:val="0"/>
        </w:rPr>
        <w:t xml:space="preserve"> side length, dimension</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Reinforced:</w:t>
      </w:r>
      <w:r w:rsidDel="00000000" w:rsidR="00000000" w:rsidRPr="00000000">
        <w:rPr>
          <w:rtl w:val="0"/>
        </w:rPr>
        <w:t xml:space="preserve"> area, square foot, square meter, square inch, square centimeter, multiply, expression, factor, product</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Language pattern:</w:t>
      </w:r>
      <w:r w:rsidDel="00000000" w:rsidR="00000000" w:rsidRPr="00000000">
        <w:rPr>
          <w:rtl w:val="0"/>
        </w:rPr>
        <w:t xml:space="preserve"> "The area is ___ square [unit]" — maintained from M5-M6. Also: "The side lengths are ___ and ___" or "The dimensions are ___ by ___."</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rPr/>
      </w:pPr>
      <w:bookmarkStart w:colFirst="0" w:colLast="0" w:name="_y13z5icbo5lc" w:id="76"/>
      <w:bookmarkEnd w:id="76"/>
      <w:r w:rsidDel="00000000" w:rsidR="00000000" w:rsidRPr="00000000">
        <w:rPr>
          <w:rFonts w:ascii="Arial Unicode MS" w:cs="Arial Unicode MS" w:eastAsia="Arial Unicode MS" w:hAnsi="Arial Unicode MS"/>
          <w:rtl w:val="0"/>
        </w:rPr>
        <w:t xml:space="preserve">Key Transition: M6 → M7</w:t>
      </w:r>
    </w:p>
    <w:p w:rsidR="00000000" w:rsidDel="00000000" w:rsidP="00000000" w:rsidRDefault="00000000" w:rsidRPr="00000000" w14:paraId="000004EC">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Full grids with multiple unit types → Grid fading (partial → tick marks → dimensions only)</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rtl w:val="0"/>
        </w:rPr>
        <w:t xml:space="preserve">What carries forward:</w:t>
      </w:r>
      <w:r w:rsidDel="00000000" w:rsidR="00000000" w:rsidRPr="00000000">
        <w:rPr>
          <w:rtl w:val="0"/>
        </w:rPr>
        <w:t xml:space="preserve"> All four standard units, multiplication for area, unit-name-in-answer requirement</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b w:val="1"/>
          <w:bCs w:val="1"/>
          <w:rtl w:val="0"/>
        </w:rPr>
        <w:t xml:space="preserve">What's new:</w:t>
      </w:r>
      <w:r w:rsidDel="00000000" w:rsidR="00000000" w:rsidRPr="00000000">
        <w:rPr>
          <w:rtl w:val="0"/>
        </w:rPr>
        <w:t xml:space="preserve"> Partial grid display, tick mark display, dimensions-only display, text-only problems, vocabulary "side length" and "dimension"</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rtl w:val="0"/>
        </w:rPr>
        <w:t xml:space="preserve">Why this works now:</w:t>
      </w:r>
      <w:r w:rsidDel="00000000" w:rsidR="00000000" w:rsidRPr="00000000">
        <w:rPr>
          <w:rtl w:val="0"/>
        </w:rPr>
        <w:t xml:space="preserve"> M3 built spatial structuring (seeing rows and columns). M4 connected structure to multiplication. M5-M6 solidified unit names with full grids. Students have the conceptual foundation to release the visual scaffold.</w:t>
      </w:r>
    </w:p>
    <w:p w:rsidR="00000000" w:rsidDel="00000000" w:rsidP="00000000" w:rsidRDefault="00000000" w:rsidRPr="00000000" w14:paraId="000004F3">
      <w:pPr>
        <w:pStyle w:val="Heading3"/>
        <w:rPr/>
      </w:pPr>
      <w:bookmarkStart w:colFirst="0" w:colLast="0" w:name="_wqv2y7x22d6m" w:id="77"/>
      <w:bookmarkEnd w:id="77"/>
      <w:r w:rsidDel="00000000" w:rsidR="00000000" w:rsidRPr="00000000">
        <w:rPr>
          <w:rFonts w:ascii="Arial Unicode MS" w:cs="Arial Unicode MS" w:eastAsia="Arial Unicode MS" w:hAnsi="Arial Unicode MS"/>
          <w:rtl w:val="0"/>
        </w:rPr>
        <w:t xml:space="preserve">Key Transition: M7 → M8</w:t>
      </w:r>
    </w:p>
    <w:p w:rsidR="00000000" w:rsidDel="00000000" w:rsidP="00000000" w:rsidRDefault="00000000" w:rsidRPr="00000000" w14:paraId="000004F4">
      <w:pPr>
        <w:rPr/>
      </w:pPr>
      <w:r w:rsidDel="00000000" w:rsidR="00000000" w:rsidRPr="00000000">
        <w:rPr>
          <w:b w:val="1"/>
          <w:bCs w:val="1"/>
          <w:rtl w:val="0"/>
        </w:rPr>
        <w:t xml:space="preserve">What M7 establishes:</w:t>
      </w:r>
      <w:r w:rsidDel="00000000" w:rsidR="00000000" w:rsidRPr="00000000">
        <w:rPr>
          <w:rtl w:val="0"/>
        </w:rPr>
        <w:t xml:space="preserve"> Students can find area from dimensions alone — no grid needed</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What M8 builds:</w:t>
      </w:r>
      <w:r w:rsidDel="00000000" w:rsidR="00000000" w:rsidRPr="00000000">
        <w:rPr>
          <w:rFonts w:ascii="Arial Unicode MS" w:cs="Arial Unicode MS" w:eastAsia="Arial Unicode MS" w:hAnsi="Arial Unicode MS"/>
          <w:rtl w:val="0"/>
        </w:rPr>
        <w:t xml:space="preserve"> Forward fluency consolidation across all unit types PLUS reverse reasoning (area → dimensions)</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rtl w:val="0"/>
        </w:rPr>
        <w:t xml:space="preserve">Bridge:</w:t>
      </w:r>
      <w:r w:rsidDel="00000000" w:rsidR="00000000" w:rsidRPr="00000000">
        <w:rPr>
          <w:rtl w:val="0"/>
        </w:rPr>
        <w:t xml:space="preserve"> "You can find area from dimensions. But what if someone tells you the AREA and you have to figure out the dimensions? Let's try going the other direction."</w:t>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rPr>
          <w:shd w:fill="a4c2f4" w:val="clear"/>
        </w:rPr>
      </w:pPr>
      <w:bookmarkStart w:colFirst="0" w:colLast="0" w:name="_a804fismaukg" w:id="78"/>
      <w:bookmarkEnd w:id="78"/>
      <w:r w:rsidDel="00000000" w:rsidR="00000000" w:rsidRPr="00000000">
        <w:rPr>
          <w:shd w:fill="a4c2f4" w:val="clear"/>
          <w:rtl w:val="0"/>
        </w:rPr>
        <w:t xml:space="preserve">SME Review Questions</w:t>
      </w:r>
    </w:p>
    <w:p w:rsidR="00000000" w:rsidDel="00000000" w:rsidP="00000000" w:rsidRDefault="00000000" w:rsidRPr="00000000" w14:paraId="000004FD">
      <w:pPr>
        <w:numPr>
          <w:ilvl w:val="0"/>
          <w:numId w:val="7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trike w:val="1"/>
          <w:shd w:fill="ffe599" w:val="clear"/>
          <w:rtl w:val="0"/>
        </w:rPr>
        <w:t xml:space="preserve">Fading pace within M7: Three levels of fading (partial grid → tick marks → dimensions) in one module. Is this too fast?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All three fading levels (partial grid → tick marks → dimensions only) MUST be completed within M7. This is one module's worth of content. Students have been working with full grids since M1 — six modules of concrete experience provides sufficient foundation for the full fading progression in a single module.</w:t>
      </w:r>
      <w:commentRangeStart w:id="93"/>
      <w:r w:rsidDel="00000000" w:rsidR="00000000" w:rsidRPr="00000000">
        <w:rPr>
          <w:b w:val="1"/>
          <w:bCs w:val="1"/>
          <w:shd w:fill="ffe599" w:val="clear"/>
          <w:rtl w:val="0"/>
        </w:rPr>
        <w:t xml:space="preserve">    </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4FE">
      <w:pPr>
        <w:numPr>
          <w:ilvl w:val="0"/>
          <w:numId w:val="7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Guide reveal logging: When the guide activates the grid overlay during remediation, should this flag the student for M3 reinforcement after one occurrence, or require a pattern (e.g., 2+ reveals in a session)?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Pattern-based — 2+ guide reveals within a single session flags for M3 reinforcement. One reveal may indicate a momentary lapse or unfamiliarity with the new abstraction level; two suggests the student hasn't internalized row-by-column structure and needs structural support, not just a reminder.</w:t>
      </w:r>
      <w:commentRangeStart w:id="94"/>
      <w:r w:rsidDel="00000000" w:rsidR="00000000" w:rsidRPr="00000000">
        <w:rPr>
          <w:b w:val="1"/>
          <w:bCs w:val="1"/>
          <w:shd w:fill="ffe599" w:val="clear"/>
          <w:rtl w:val="0"/>
        </w:rPr>
        <w:t xml:space="preserve">    </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4FF">
      <w:pPr>
        <w:numPr>
          <w:ilvl w:val="0"/>
          <w:numId w:val="7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Text-only problems: Including problems with NO visual (just dimensions in words) in M7 Late and exit check. Appropriate here, or push to M8/M9?</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Text-only problems are appropriate in M7 Late and exit check. Students have completed the full fading progression within the module; text-only is the natural endpoint. The rigid sentence template ("A [object] is [number] [unit] long and [number] [unit] wide. What is its area?") mitigates reading comprehension interference, keeping the assessment focused on abstraction.</w:t>
      </w:r>
      <w:commentRangeStart w:id="95"/>
      <w:r w:rsidDel="00000000" w:rsidR="00000000" w:rsidRPr="00000000">
        <w:rPr>
          <w:b w:val="1"/>
          <w:bCs w:val="1"/>
          <w:shd w:fill="ffe599" w:val="clear"/>
          <w:rtl w:val="0"/>
        </w:rPr>
        <w:t xml:space="preserve">    </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500">
      <w:pPr>
        <w:numPr>
          <w:ilvl w:val="0"/>
          <w:numId w:val="7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trike w:val="1"/>
          <w:shd w:fill="ffe599" w:val="clear"/>
          <w:rtl w:val="0"/>
        </w:rPr>
        <w:t xml:space="preserve">Partial grid column constraint: One dimension ≤ 5 for partial grid problems, and that factor should be the column (number of rows visible). Confirm this constraint, or allow larger columns?</w:t>
      </w:r>
      <w:r w:rsidDel="00000000" w:rsidR="00000000" w:rsidRPr="00000000">
        <w:rPr>
          <w:rFonts w:ascii="Arial Unicode MS" w:cs="Arial Unicode MS" w:eastAsia="Arial Unicode MS" w:hAnsi="Arial Unicode MS"/>
          <w:shd w:fill="ffe599" w:val="clear"/>
          <w:rtl w:val="0"/>
        </w:rPr>
        <w:t xml:space="preserve"> RESOLVED: Constrain during teaching (Early), not during practice (Late). Early partial grid problems: one dimension ≤ 5 as the column (number of rows). Practice problems: no dimension cap beyond the unit-wide constraint of factors within 10, products within 100. Note: Texas state assessments include partial grid problems with dimensions beyond Unit 2 range (e.g., 7×15). Current unit caps at 10, but the Grid Rectangles partial grid mode must support larger dimensions for future units/test prep.</w:t>
      </w:r>
      <w:commentRangeStart w:id="96"/>
      <w:r w:rsidDel="00000000" w:rsidR="00000000" w:rsidRPr="00000000">
        <w:rPr>
          <w:b w:val="1"/>
          <w:bCs w:val="1"/>
          <w:shd w:fill="ffe599" w:val="clear"/>
          <w:rtl w:val="0"/>
        </w:rPr>
        <w:t xml:space="preserve">   </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501">
      <w:pPr>
        <w:numPr>
          <w:ilvl w:val="0"/>
          <w:numId w:val="7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trike w:val="1"/>
          <w:shd w:fill="ffe599" w:val="clear"/>
          <w:rtl w:val="0"/>
        </w:rPr>
        <w:t xml:space="preserve">Tick mark density: For dimensions &gt; 8, tick marks get visually crowded. Accept crowding, use wider spacing, or cap tick-mark problems at dimensions ≤ 8?</w:t>
      </w:r>
      <w:r w:rsidDel="00000000" w:rsidR="00000000" w:rsidRPr="00000000">
        <w:rPr>
          <w:rFonts w:ascii="Arial Unicode MS" w:cs="Arial Unicode MS" w:eastAsia="Arial Unicode MS" w:hAnsi="Arial Unicode MS"/>
          <w:shd w:fill="ffe599" w:val="clear"/>
          <w:rtl w:val="0"/>
        </w:rPr>
        <w:t xml:space="preserve"> RESOLVED: Cap at dimensions ≤ 8 during teaching (Mid phase). Practice problems may use any dimension within the unit constraint (≤ 10). UX should ensure tick marks remain visually countable at dimensions up to 10 — spacing adjustments acceptable. Same principle as Q4: teaching constrains for clarity, practice opens up for fluency.</w:t>
      </w:r>
      <w:commentRangeStart w:id="97"/>
      <w:r w:rsidDel="00000000" w:rsidR="00000000" w:rsidRPr="00000000">
        <w:rPr>
          <w:b w:val="1"/>
          <w:bCs w:val="1"/>
          <w:shd w:fill="ffe599" w:val="clear"/>
          <w:rtl w:val="0"/>
        </w:rPr>
        <w:t xml:space="preserve">    </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rPr/>
      </w:pPr>
      <w:bookmarkStart w:colFirst="0" w:colLast="0" w:name="_np7f12b86y94" w:id="79"/>
      <w:bookmarkEnd w:id="79"/>
      <w:r w:rsidDel="00000000" w:rsidR="00000000" w:rsidRPr="00000000">
        <w:rPr>
          <w:b w:val="1"/>
          <w:bCs w:val="1"/>
          <w:rtl w:val="0"/>
        </w:rPr>
        <w:t xml:space="preserve">MODULE 8:</w:t>
      </w:r>
      <w:r w:rsidDel="00000000" w:rsidR="00000000" w:rsidRPr="00000000">
        <w:rPr>
          <w:rtl w:val="0"/>
        </w:rPr>
        <w:t xml:space="preserve"> Area Fluency — Forward and Reverse</w:t>
      </w:r>
    </w:p>
    <w:p w:rsidR="00000000" w:rsidDel="00000000" w:rsidP="00000000" w:rsidRDefault="00000000" w:rsidRPr="00000000" w14:paraId="00000505">
      <w:pPr>
        <w:rPr/>
      </w:pPr>
      <w:r w:rsidDel="00000000" w:rsidR="00000000" w:rsidRPr="00000000">
        <w:rPr>
          <w:i w:val="1"/>
          <w:iCs w:val="1"/>
          <w:rtl w:val="0"/>
        </w:rPr>
        <w:t xml:space="preserve">OUR Lesson 9 (adapted) | Standard: 3.MD.C.7.b (multiply side lengths for area)</w:t>
      </w:r>
      <w:r w:rsidDel="00000000" w:rsidR="00000000" w:rsidRPr="00000000">
        <w:rPr>
          <w:rtl w:val="0"/>
        </w:rPr>
      </w:r>
    </w:p>
    <w:p w:rsidR="00000000" w:rsidDel="00000000" w:rsidP="00000000" w:rsidRDefault="00000000" w:rsidRPr="00000000" w14:paraId="00000506">
      <w:pPr>
        <w:pStyle w:val="Heading3"/>
        <w:rPr/>
      </w:pPr>
      <w:bookmarkStart w:colFirst="0" w:colLast="0" w:name="_qoltiiqints" w:id="80"/>
      <w:bookmarkEnd w:id="80"/>
      <w:r w:rsidDel="00000000" w:rsidR="00000000" w:rsidRPr="00000000">
        <w:rPr>
          <w:rtl w:val="0"/>
        </w:rPr>
        <w:t xml:space="preserve">Learning Goal</w:t>
      </w:r>
    </w:p>
    <w:p w:rsidR="00000000" w:rsidDel="00000000" w:rsidP="00000000" w:rsidRDefault="00000000" w:rsidRPr="00000000" w14:paraId="00000507">
      <w:pPr>
        <w:rPr/>
      </w:pPr>
      <w:r w:rsidDel="00000000" w:rsidR="00000000" w:rsidRPr="00000000">
        <w:rPr>
          <w:rtl w:val="0"/>
        </w:rPr>
        <w:t xml:space="preserve">Find the area of rectangles from dimensions. Given an area, determine possible side lengths.</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Forward: given dimensions → multiply → area (consolidation of M7's abstraction)</w:t>
      </w:r>
    </w:p>
    <w:p w:rsidR="00000000" w:rsidDel="00000000" w:rsidP="00000000" w:rsidRDefault="00000000" w:rsidRPr="00000000" w14:paraId="0000050C">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Reverse: given area → find dimensions that produce it (new cognitive direction)</w:t>
      </w:r>
    </w:p>
    <w:p w:rsidR="00000000" w:rsidDel="00000000" w:rsidP="00000000" w:rsidRDefault="00000000" w:rsidRPr="00000000" w14:paraId="0000050D">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Multiplication works both ways. If 4 × 6 = 24, then a rectangle with area 24 could be 4 by 6. But it could ALSO be 3 by 8, or 2 by 12. An area doesn't have just ONE rectangle — it has MULTIPLE possible rectangles. This is the first time students encounter one-to-many mathematical relationships in this unit.</w:t>
      </w:r>
    </w:p>
    <w:p w:rsidR="00000000" w:rsidDel="00000000" w:rsidP="00000000" w:rsidRDefault="00000000" w:rsidRPr="00000000" w14:paraId="0000050E">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Forward problems extend M7 into richer contexts and all four unit types with full independence — no grids, no tick marks, dimensions only</w:t>
      </w:r>
    </w:p>
    <w:p w:rsidR="00000000" w:rsidDel="00000000" w:rsidP="00000000" w:rsidRDefault="00000000" w:rsidRPr="00000000" w14:paraId="0000050F">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 problems preview the factor-pair thinking that M10 (multiplication table) will build on</w:t>
      </w:r>
    </w:p>
    <w:p w:rsidR="00000000" w:rsidDel="00000000" w:rsidP="00000000" w:rsidRDefault="00000000" w:rsidRPr="00000000" w14:paraId="00000510">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 fully at dimensions-only level. No grid support. This module consolidates the abstraction achieved in M7 and extends it in a new direction.</w:t>
      </w:r>
    </w:p>
    <w:p w:rsidR="00000000" w:rsidDel="00000000" w:rsidP="00000000" w:rsidRDefault="00000000" w:rsidRPr="00000000" w14:paraId="00000511">
      <w:pPr>
        <w:pStyle w:val="Heading3"/>
        <w:rPr/>
      </w:pPr>
      <w:bookmarkStart w:colFirst="0" w:colLast="0" w:name="_3goow3arhcf0" w:id="81"/>
      <w:bookmarkEnd w:id="81"/>
      <w:r w:rsidDel="00000000" w:rsidR="00000000" w:rsidRPr="00000000">
        <w:rPr>
          <w:rtl w:val="0"/>
        </w:rPr>
        <w:t xml:space="preserve">Cognitive Focus</w:t>
      </w:r>
    </w:p>
    <w:p w:rsidR="00000000" w:rsidDel="00000000" w:rsidP="00000000" w:rsidRDefault="00000000" w:rsidRPr="00000000" w14:paraId="00000512">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fluent multiplication for area across varied contexts (forward)</w:t>
      </w:r>
    </w:p>
    <w:p w:rsidR="00000000" w:rsidDel="00000000" w:rsidP="00000000" w:rsidRDefault="00000000" w:rsidRPr="00000000" w14:paraId="00000513">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area back to factor pairs; seeing multiplication bidirectionally (reverse)</w:t>
      </w:r>
    </w:p>
    <w:p w:rsidR="00000000" w:rsidDel="00000000" w:rsidP="00000000" w:rsidRDefault="00000000" w:rsidRPr="00000000" w14:paraId="00000514">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generating multiple valid rectangles for a given area (reverse)</w:t>
      </w:r>
    </w:p>
    <w:p w:rsidR="00000000" w:rsidDel="00000000" w:rsidP="00000000" w:rsidRDefault="00000000" w:rsidRPr="00000000" w14:paraId="00000515">
      <w:pPr>
        <w:pStyle w:val="Heading3"/>
        <w:rPr/>
      </w:pPr>
      <w:bookmarkStart w:colFirst="0" w:colLast="0" w:name="_2z7jt9lyjhbe" w:id="82"/>
      <w:bookmarkEnd w:id="82"/>
      <w:r w:rsidDel="00000000" w:rsidR="00000000" w:rsidRPr="00000000">
        <w:rPr>
          <w:rtl w:val="0"/>
        </w:rPr>
        <w:t xml:space="preserve">Misconceptions Targeted</w:t>
      </w:r>
    </w:p>
    <w:p w:rsidR="00000000" w:rsidDel="00000000" w:rsidP="00000000" w:rsidRDefault="00000000" w:rsidRPr="00000000" w14:paraId="00000516">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M5: Not Multiplying Side Lengths (PRIMARY, HIGH)</w:t>
      </w:r>
      <w:r w:rsidDel="00000000" w:rsidR="00000000" w:rsidRPr="00000000">
        <w:rPr>
          <w:rtl w:val="0"/>
        </w:rPr>
        <w:t xml:space="preserve"> — Students who haven't fully internalized the M7 abstraction may still struggle with dimensions-only problems. M8's extended practice at this level provides additional consolidation. Students who add instead of multiply are caught here.</w:t>
      </w:r>
    </w:p>
    <w:p w:rsidR="00000000" w:rsidDel="00000000" w:rsidP="00000000" w:rsidRDefault="00000000" w:rsidRPr="00000000" w14:paraId="00000517">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Picking numbers without understanding (SECONDARY, from Module Mapping)</w:t>
      </w:r>
      <w:r w:rsidDel="00000000" w:rsidR="00000000" w:rsidRPr="00000000">
        <w:rPr>
          <w:rtl w:val="0"/>
        </w:rPr>
        <w:t xml:space="preserve"> — In reverse problems, students may guess dimensions randomly rather than using multiplication reasoning. Addressed by requiring students to verify that their dimensions produce the target area.</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rPr/>
      </w:pPr>
      <w:bookmarkStart w:colFirst="0" w:colLast="0" w:name="_ts5mgskpz065" w:id="83"/>
      <w:bookmarkEnd w:id="83"/>
      <w:r w:rsidDel="00000000" w:rsidR="00000000" w:rsidRPr="00000000">
        <w:rPr>
          <w:rtl w:val="0"/>
        </w:rPr>
        <w:t xml:space="preserve">What Students DO</w:t>
      </w:r>
    </w:p>
    <w:p w:rsidR="00000000" w:rsidDel="00000000" w:rsidP="00000000" w:rsidRDefault="00000000" w:rsidRPr="00000000" w14:paraId="0000051B">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(outline + dimensions) → Two rectangles with DIFFERENT dimensions but the SAME area</w:t>
      </w:r>
    </w:p>
    <w:p w:rsidR="00000000" w:rsidDel="00000000" w:rsidP="00000000" w:rsidRDefault="00000000" w:rsidRPr="00000000" w14:paraId="0000051E">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3 × 8 and 4 × 6 — both have area 24</w:t>
      </w:r>
    </w:p>
    <w:p w:rsidR="00000000" w:rsidDel="00000000" w:rsidP="00000000" w:rsidRDefault="00000000" w:rsidRPr="00000000" w14:paraId="0000051F">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both areas, notice they match</w:t>
      </w:r>
    </w:p>
    <w:p w:rsidR="00000000" w:rsidDel="00000000" w:rsidP="00000000" w:rsidRDefault="00000000" w:rsidRPr="00000000" w14:paraId="00000520">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"Two different rectangles, same area. How is that possible?"</w:t>
      </w:r>
    </w:p>
    <w:p w:rsidR="00000000" w:rsidDel="00000000" w:rsidP="00000000" w:rsidRDefault="00000000" w:rsidRPr="00000000" w14:paraId="00000521">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Surface the one-to-many relationship before the reverse problem is formally introduced. Plant the question that Mid activities will answer.</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i w:val="1"/>
          <w:iCs w:val="1"/>
          <w:rtl w:val="0"/>
        </w:rPr>
        <w:t xml:space="preserve">Early activities (Forward consolidation — dimensions-only fluency):</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Fonts w:ascii="Arial Unicode MS" w:cs="Arial Unicode MS" w:eastAsia="Arial Unicode MS" w:hAnsi="Arial Unicode MS"/>
          <w:rtl w:val="0"/>
        </w:rPr>
        <w:t xml:space="preserve"> (outline + dimensions, varied units) → Students multiply and state area with correct units</w:t>
      </w:r>
    </w:p>
    <w:p w:rsidR="00000000" w:rsidDel="00000000" w:rsidP="00000000" w:rsidRDefault="00000000" w:rsidRPr="00000000" w14:paraId="00000528">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independence — no grid, no tick marks, no Equation Builder scaffold</w:t>
      </w:r>
    </w:p>
    <w:p w:rsidR="00000000" w:rsidDel="00000000" w:rsidP="00000000" w:rsidRDefault="00000000" w:rsidRPr="00000000" w14:paraId="00000529">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four unit types represented: sq cm, sq in, sq ft, sq m</w:t>
      </w:r>
    </w:p>
    <w:p w:rsidR="00000000" w:rsidDel="00000000" w:rsidP="00000000" w:rsidRDefault="00000000" w:rsidRPr="00000000" w14:paraId="0000052A">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Contexts provided for some problems: "A garden bed is 7 feet by 5 feet. What is its area?" (text + rectangle visual with dimensions)</w:t>
      </w:r>
    </w:p>
    <w:p w:rsidR="00000000" w:rsidDel="00000000" w:rsidP="00000000" w:rsidRDefault="00000000" w:rsidRPr="00000000" w14:paraId="0000052B">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4 problems — sufficient consolidation at the M7 abstraction level. Additional forward practice occurs in Late when forward and reverse problems are mixed.</w:t>
      </w:r>
    </w:p>
    <w:p w:rsidR="00000000" w:rsidDel="00000000" w:rsidP="00000000" w:rsidRDefault="00000000" w:rsidRPr="00000000" w14:paraId="0000052C">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Text-only problems mixed in (rigid sentence template from M7): "A poster is 3 feet long and 2 feet wide. What is its area?"</w:t>
      </w:r>
    </w:p>
    <w:p w:rsidR="00000000" w:rsidDel="00000000" w:rsidP="00000000" w:rsidRDefault="00000000" w:rsidRPr="00000000" w14:paraId="0000052D">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Sentence structure: "A [object] is [number] [unit] long and [number] [unit] wide. What is its area?"</w:t>
      </w:r>
    </w:p>
    <w:p w:rsidR="00000000" w:rsidDel="00000000" w:rsidP="00000000" w:rsidRDefault="00000000" w:rsidRPr="00000000" w14:paraId="0000052E">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caught here: adding instead of multiplying, missing units, wrong unit type for context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i w:val="1"/>
          <w:iCs w:val="1"/>
          <w:rtl w:val="0"/>
        </w:rPr>
        <w:t xml:space="preserve">Mid activities (Reverse problem introduction — given area, find dimensions):</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Rectangles</w:t>
      </w:r>
      <w:r w:rsidDel="00000000" w:rsidR="00000000" w:rsidRPr="00000000">
        <w:rPr>
          <w:rtl w:val="0"/>
        </w:rPr>
        <w:t xml:space="preserve"> (outline, no dimensions) + </w:t>
      </w: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(multiplication with blanks) → Reverse reasoning</w:t>
      </w:r>
    </w:p>
    <w:p w:rsidR="00000000" w:rsidDel="00000000" w:rsidP="00000000" w:rsidRDefault="00000000" w:rsidRPr="00000000" w14:paraId="00000533">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"The area of a rectangle is 12 square centimeters. What could the side lengths be?"</w:t>
      </w:r>
    </w:p>
    <w:p w:rsidR="00000000" w:rsidDel="00000000" w:rsidP="00000000" w:rsidRDefault="00000000" w:rsidRPr="00000000" w14:paraId="00000534">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w:t>
      </w:r>
      <w:r w:rsidDel="00000000" w:rsidR="00000000" w:rsidRPr="00000000">
        <w:rPr>
          <w:rtl w:val="0"/>
        </w:rPr>
        <w:t xml:space="preserve"> displays: ___ × ___ = 12</w:t>
      </w:r>
    </w:p>
    <w:p w:rsidR="00000000" w:rsidDel="00000000" w:rsidP="00000000" w:rsidRDefault="00000000" w:rsidRPr="00000000" w14:paraId="00000535">
      <w:pPr>
        <w:numPr>
          <w:ilvl w:val="1"/>
          <w:numId w:val="96"/>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selects a factor pair from MC options showing unique pairs only (2×6, 3×4 — not 4×3, 6×2 as separate options). Both orientations are accepted as equivalent, not counted as separate finds. </w:t>
      </w:r>
      <w:commentRangeStart w:id="98"/>
      <w:commentRangeStart w:id="99"/>
      <w:r w:rsidDel="00000000" w:rsidR="00000000" w:rsidRPr="00000000">
        <w:rPr>
          <w:strike w:val="1"/>
          <w:rtl w:val="0"/>
        </w:rPr>
        <w:t xml:space="preserve">A student who offers 3×4 and 4×3 has found one rectangle, not two.</w:t>
      </w:r>
      <w:commentRangeEnd w:id="98"/>
      <w:r w:rsidDel="00000000" w:rsidR="00000000" w:rsidRPr="00000000">
        <w:commentReference w:id="98"/>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536">
      <w:pPr>
        <w:numPr>
          <w:ilvl w:val="1"/>
          <w:numId w:val="96"/>
        </w:numPr>
        <w:ind w:left="1440" w:hanging="360"/>
        <w:rPr>
          <w:rFonts w:ascii="Arial" w:cs="Arial" w:eastAsia="Arial" w:hAnsi="Arial"/>
          <w:b w:val="0"/>
          <w:bCs w:val="0"/>
          <w:i w:val="0"/>
          <w:iCs w:val="0"/>
          <w:smallCaps w:val="0"/>
          <w:strike w:val="0"/>
          <w:color w:val="000000"/>
          <w:sz w:val="22"/>
          <w:szCs w:val="22"/>
          <w:shd w:fill="ffd966" w:val="clear"/>
          <w:vertAlign w:val="baseline"/>
        </w:rPr>
      </w:pPr>
      <w:r w:rsidDel="00000000" w:rsidR="00000000" w:rsidRPr="00000000">
        <w:rPr>
          <w:shd w:fill="ffd966" w:val="clear"/>
          <w:rtl w:val="0"/>
        </w:rPr>
        <w:t xml:space="preserve">Student selects a factor pair from MC options showing unique pairs only (2×6, 3×4 — not 4×3, 6×2 as separate options). Both orientations are accepted as equivalent, not counted as separate finds.</w:t>
      </w:r>
    </w:p>
    <w:p w:rsidR="00000000" w:rsidDel="00000000" w:rsidP="00000000" w:rsidRDefault="00000000" w:rsidRPr="00000000" w14:paraId="00000537">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Interaction: </w:t>
      </w:r>
      <w:r w:rsidDel="00000000" w:rsidR="00000000" w:rsidRPr="00000000">
        <w:rPr>
          <w:b w:val="1"/>
          <w:bCs w:val="1"/>
          <w:shd w:fill="ffe599" w:val="clear"/>
          <w:rtl w:val="0"/>
        </w:rPr>
        <w:t xml:space="preserve">Multi-select MC</w:t>
      </w:r>
      <w:r w:rsidDel="00000000" w:rsidR="00000000" w:rsidRPr="00000000">
        <w:rPr>
          <w:shd w:fill="ffe599" w:val="clear"/>
          <w:rtl w:val="0"/>
        </w:rPr>
        <w:t xml:space="preserve"> — "Select ALL sets of dimensions that give an area of [target]."</w:t>
      </w:r>
    </w:p>
    <w:p w:rsidR="00000000" w:rsidDel="00000000" w:rsidP="00000000" w:rsidRDefault="00000000" w:rsidRPr="00000000" w14:paraId="00000538">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Options show unique pairs only (2×6, 3×4 — not 4×3, 6×2 as separate options). Both orientations are equivalent, not separate finds.</w:t>
      </w:r>
    </w:p>
    <w:p w:rsidR="00000000" w:rsidDel="00000000" w:rsidP="00000000" w:rsidRDefault="00000000" w:rsidRPr="00000000" w14:paraId="00000539">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Options include all valid unique factor pairs plus 2-3 distractors. Number of correct answers varies by target area — do NOT tell students how many to find.</w:t>
      </w:r>
    </w:p>
    <w:p w:rsidR="00000000" w:rsidDel="00000000" w:rsidP="00000000" w:rsidRDefault="00000000" w:rsidRPr="00000000" w14:paraId="0000053A">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Scoring: All correct pairs selected with no incorrect selections = full credit. Some correct, no incorrect = partial credit. Any incorrect selection = incorrect.</w:t>
      </w:r>
    </w:p>
    <w:p w:rsidR="00000000" w:rsidDel="00000000" w:rsidP="00000000" w:rsidRDefault="00000000" w:rsidRPr="00000000" w14:paraId="0000053B">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Distractors must have products ≠ target area and must not share factors with correct answers (per Edit 83).</w:t>
      </w:r>
    </w:p>
    <w:p w:rsidR="00000000" w:rsidDel="00000000" w:rsidP="00000000" w:rsidRDefault="00000000" w:rsidRPr="00000000" w14:paraId="0000053C">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Commutativity check (1 problem, explicit):</w:t>
      </w:r>
      <w:r w:rsidDel="00000000" w:rsidR="00000000" w:rsidRPr="00000000">
        <w:rPr>
          <w:shd w:fill="ffe599" w:val="clear"/>
          <w:rtl w:val="0"/>
        </w:rPr>
        <w:t xml:space="preserve"> After factor-pair practice, include one dedicated problem: "Kiran found two rectangles with an area of 12: a 3×4 rectangle and a 4×3 rectangle. How many DIFFERENT rectangles did Kiran find?" MC options:</w:t>
      </w:r>
    </w:p>
    <w:p w:rsidR="00000000" w:rsidDel="00000000" w:rsidP="00000000" w:rsidRDefault="00000000" w:rsidRPr="00000000" w14:paraId="0000053D">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"Two — 3×4 and 4×3 have different numbers in different places"</w:t>
      </w:r>
    </w:p>
    <w:p w:rsidR="00000000" w:rsidDel="00000000" w:rsidP="00000000" w:rsidRDefault="00000000" w:rsidRPr="00000000" w14:paraId="0000053E">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"One — turning the same rectangle doesn't make a new one"</w:t>
      </w:r>
    </w:p>
    <w:p w:rsidR="00000000" w:rsidDel="00000000" w:rsidP="00000000" w:rsidRDefault="00000000" w:rsidRPr="00000000" w14:paraId="0000053F">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"Two — one is wider and one is taller, so they're different"</w:t>
      </w:r>
    </w:p>
    <w:p w:rsidR="00000000" w:rsidDel="00000000" w:rsidP="00000000" w:rsidRDefault="00000000" w:rsidRPr="00000000" w14:paraId="00000540">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"One — but only because 3×4 and 4×3 both equal 12" Correct: B. Distractor A tests surface-level notation reading. Distractor C tests visual appearance confusion. Distractor D gives the right answer for the wrong reason (it's not about the product being equal — it's about rotation equivalence). Students who miss this may need M4 reinforcement.</w:t>
      </w:r>
    </w:p>
    <w:p w:rsidR="00000000" w:rsidDel="00000000" w:rsidP="00000000" w:rsidRDefault="00000000" w:rsidRPr="00000000" w14:paraId="00000541">
      <w:pPr>
        <w:numPr>
          <w:ilvl w:val="2"/>
          <w:numId w:val="9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No dichotomous (Yes/No/Agree/Disagree) answer frames. Students rush past the binary choice without processing the reasoning. Every MC option must be a standalone claim that requires reading to evaluate.</w:t>
      </w:r>
      <w:r w:rsidDel="00000000" w:rsidR="00000000" w:rsidRPr="00000000">
        <w:rPr>
          <w:rtl w:val="0"/>
        </w:rPr>
      </w:r>
    </w:p>
    <w:p w:rsidR="00000000" w:rsidDel="00000000" w:rsidP="00000000" w:rsidRDefault="00000000" w:rsidRPr="00000000" w14:paraId="00000542">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Factor-pair MC options must NEVER include commutative mirrors as separate choices. The commutativity check is a standalone problem, not a hidden test within the main activity.</w:t>
      </w:r>
      <w:r w:rsidDel="00000000" w:rsidR="00000000" w:rsidRPr="00000000">
        <w:rPr>
          <w:rtl w:val="0"/>
        </w:rPr>
      </w:r>
    </w:p>
    <w:p w:rsidR="00000000" w:rsidDel="00000000" w:rsidP="00000000" w:rsidRDefault="00000000" w:rsidRPr="00000000" w14:paraId="00000543">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 selection: a rectangle with those dimensions appears as visual confirmation</w:t>
      </w:r>
    </w:p>
    <w:p w:rsidR="00000000" w:rsidDel="00000000" w:rsidP="00000000" w:rsidRDefault="00000000" w:rsidRPr="00000000" w14:paraId="00000544">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"Is there ANOTHER way?" — student selects a different unique factor pair, a differently-shaped rectangle appears</w:t>
      </w:r>
    </w:p>
    <w:p w:rsidR="00000000" w:rsidDel="00000000" w:rsidP="00000000" w:rsidRDefault="00000000" w:rsidRPr="00000000" w14:paraId="00000545">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w:t>
      </w:r>
      <w:r w:rsidDel="00000000" w:rsidR="00000000" w:rsidRPr="00000000">
        <w:rPr>
          <w:rtl w:val="0"/>
        </w:rPr>
        <w:t xml:space="preserve"> After students find 2-3 different rectangles that all have area 12, display them side by side. Different shapes, same area. "One area, MANY rectangles. The side lengths tell you the SHAPE. The area tells you the SPACE." This is the conceptual payoff — students see that area is a property that multiple shapes can share, and factor pairs are the key to finding them.</w:t>
      </w:r>
    </w:p>
    <w:p w:rsidR="00000000" w:rsidDel="00000000" w:rsidP="00000000" w:rsidRDefault="00000000" w:rsidRPr="00000000" w14:paraId="00000546">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reverse problems with areas that have multiple clean factor pairs</w:t>
      </w:r>
    </w:p>
    <w:p w:rsidR="00000000" w:rsidDel="00000000" w:rsidP="00000000" w:rsidRDefault="00000000" w:rsidRPr="00000000" w14:paraId="00000547">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Flag for Starter Pack:</w:t>
      </w:r>
      <w:r w:rsidDel="00000000" w:rsidR="00000000" w:rsidRPr="00000000">
        <w:rPr>
          <w:rtl w:val="0"/>
        </w:rPr>
        <w:t xml:space="preserve"> After students find 2+ pairs, the guide should ask: "Are there any others? How could you check?" Students don't need to be systematic yet, but the QUESTION plants the seed for organized factor-pair thinking that M10 (multiplication table) will formalize. This is a guide beat, not a tool interaction — but it must appear in the script.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i w:val="1"/>
          <w:iCs w:val="1"/>
          <w:rtl w:val="0"/>
        </w:rPr>
        <w:t xml:space="preserve">Late activities (Mixed forward and reverse, independent):</w:t>
      </w: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numPr>
          <w:ilvl w:val="0"/>
          <w:numId w:val="96"/>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100"/>
      <w:commentRangeStart w:id="101"/>
      <w:r w:rsidDel="00000000" w:rsidR="00000000" w:rsidRPr="00000000">
        <w:rPr>
          <w:strike w:val="1"/>
          <w:rtl w:val="0"/>
        </w:rPr>
        <w:t xml:space="preserve">Mixed problem types</w:t>
      </w:r>
      <w:commentRangeEnd w:id="100"/>
      <w:r w:rsidDel="00000000" w:rsidR="00000000" w:rsidRPr="00000000">
        <w:commentReference w:id="100"/>
      </w:r>
      <w:commentRangeEnd w:id="101"/>
      <w:r w:rsidDel="00000000" w:rsidR="00000000" w:rsidRPr="00000000">
        <w:commentReference w:id="101"/>
      </w:r>
      <w:r w:rsidDel="00000000" w:rsidR="00000000" w:rsidRPr="00000000">
        <w:rPr>
          <w:rFonts w:ascii="Arial Unicode MS" w:cs="Arial Unicode MS" w:eastAsia="Arial Unicode MS" w:hAnsi="Arial Unicode MS"/>
          <w:strike w:val="1"/>
          <w:rtl w:val="0"/>
        </w:rPr>
        <w:t xml:space="preserve"> — some forward (dimensions → area), some reverse (area → dimensions)</w:t>
      </w:r>
    </w:p>
    <w:p w:rsidR="00000000" w:rsidDel="00000000" w:rsidP="00000000" w:rsidRDefault="00000000" w:rsidRPr="00000000" w14:paraId="0000054C">
      <w:pPr>
        <w:numPr>
          <w:ilvl w:val="0"/>
          <w:numId w:val="9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Mixed problem types — some forward (dimensions → area), some reverse (area → dimensions)</w:t>
      </w:r>
    </w:p>
    <w:p w:rsidR="00000000" w:rsidDel="00000000" w:rsidP="00000000" w:rsidRDefault="00000000" w:rsidRPr="00000000" w14:paraId="0000054D">
      <w:pPr>
        <w:numPr>
          <w:ilvl w:val="0"/>
          <w:numId w:val="9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All problems text-only.</w:t>
      </w:r>
      <w:r w:rsidDel="00000000" w:rsidR="00000000" w:rsidRPr="00000000">
        <w:rPr>
          <w:shd w:fill="ffe599" w:val="clear"/>
          <w:rtl w:val="0"/>
        </w:rPr>
        <w:t xml:space="preserve"> Both forward and reverse problems use the same text format so the visual presentation does not signal the problem type. If forward problems showed rectangles and reverse problems didn't, students would identify the problem type from the format before reading the question — bypassing the actual skill of determining what's given and what's being asked.</w:t>
      </w:r>
    </w:p>
    <w:p w:rsidR="00000000" w:rsidDel="00000000" w:rsidP="00000000" w:rsidRDefault="00000000" w:rsidRPr="00000000" w14:paraId="0000054E">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Forward example: "A rug is 7 feet long and 4 feet wide. What is its area?"</w:t>
      </w:r>
    </w:p>
    <w:p w:rsidR="00000000" w:rsidDel="00000000" w:rsidP="00000000" w:rsidRDefault="00000000" w:rsidRPr="00000000" w14:paraId="0000054F">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Reverse example: "A rug has an area of 28 square feet. It is 7 feet long. How wide is it?"</w:t>
      </w:r>
    </w:p>
    <w:p w:rsidR="00000000" w:rsidDel="00000000" w:rsidP="00000000" w:rsidRDefault="00000000" w:rsidRPr="00000000" w14:paraId="00000550">
      <w:pPr>
        <w:numPr>
          <w:ilvl w:val="1"/>
          <w:numId w:val="9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Both look the same on screen — plain text, no visual. The student must read to determine direction.</w:t>
      </w:r>
    </w:p>
    <w:p w:rsidR="00000000" w:rsidDel="00000000" w:rsidP="00000000" w:rsidRDefault="00000000" w:rsidRPr="00000000" w14:paraId="00000551">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don't know which type is coming — they must read the problem and determine direction</w:t>
      </w:r>
    </w:p>
    <w:p w:rsidR="00000000" w:rsidDel="00000000" w:rsidP="00000000" w:rsidRDefault="00000000" w:rsidRPr="00000000" w14:paraId="00000552">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Forward: "A rectangle is 8 cm by 5 cm. What is its area?"</w:t>
      </w:r>
    </w:p>
    <w:p w:rsidR="00000000" w:rsidDel="00000000" w:rsidP="00000000" w:rsidRDefault="00000000" w:rsidRPr="00000000" w14:paraId="00000553">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 "A rectangle has an area of 30 square inches. What could the side lengths be? Find at least two possibilities."</w:t>
      </w:r>
    </w:p>
    <w:p w:rsidR="00000000" w:rsidDel="00000000" w:rsidP="00000000" w:rsidRDefault="00000000" w:rsidRPr="00000000" w14:paraId="00000554">
      <w:pPr>
        <w:numPr>
          <w:ilvl w:val="1"/>
          <w:numId w:val="9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5-6 problems, mixed types</w:t>
      </w:r>
    </w:p>
    <w:p w:rsidR="00000000" w:rsidDel="00000000" w:rsidP="00000000" w:rsidRDefault="00000000" w:rsidRPr="00000000" w14:paraId="00000555">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 problems without Equation Builder scaffold — student generates factor pairs with MC selection but no pre-built equation template</w:t>
      </w:r>
    </w:p>
    <w:p w:rsidR="00000000" w:rsidDel="00000000" w:rsidP="00000000" w:rsidRDefault="00000000" w:rsidRPr="00000000" w14:paraId="00000556">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reverse problems with context: "Tyler has 20 square tiles. He wants to arrange them in a rectangle. What are two different rectangles he could make?"</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55B">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Forward:</w:t>
      </w:r>
      <w:r w:rsidDel="00000000" w:rsidR="00000000" w:rsidRPr="00000000">
        <w:rPr>
          <w:rFonts w:ascii="Arial Unicode MS" w:cs="Arial Unicode MS" w:eastAsia="Arial Unicode MS" w:hAnsi="Arial Unicode MS"/>
          <w:rtl w:val="0"/>
        </w:rPr>
        <w:t xml:space="preserve"> Dimensions-only rectangle (7 ft × 4 ft) → calculate area with correct unit (tests: dimensions-only fluency)</w:t>
      </w:r>
    </w:p>
    <w:p w:rsidR="00000000" w:rsidDel="00000000" w:rsidP="00000000" w:rsidRDefault="00000000" w:rsidRPr="00000000" w14:paraId="0000055C">
      <w:pPr>
        <w:numPr>
          <w:ilvl w:val="1"/>
          <w:numId w:val="4"/>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Reverse:</w:t>
      </w:r>
      <w:r w:rsidDel="00000000" w:rsidR="00000000" w:rsidRPr="00000000">
        <w:rPr>
          <w:strike w:val="1"/>
          <w:rtl w:val="0"/>
        </w:rPr>
        <w:t xml:space="preserve"> "A rectangle has an area of 18 square centimeters. Select TWO possible sets of side lengths." MC options include valid pairs (2×9, 3×6) and distractors </w:t>
      </w:r>
      <w:ins w:author="Faina Atamas" w:id="2" w:date="2026-02-13T19:37:20Z">
        <w:r w:rsidDel="00000000" w:rsidR="00000000" w:rsidRPr="00000000">
          <w:rPr>
            <w:rFonts w:ascii="Roboto" w:cs="Roboto" w:eastAsia="Roboto" w:hAnsi="Roboto"/>
            <w:strike w:val="1"/>
            <w:color w:val="1f1f1f"/>
            <w:sz w:val="21"/>
            <w:szCs w:val="21"/>
            <w:highlight w:val="white"/>
            <w:rtl w:val="0"/>
            <w:rPrChange w:author="Faina Atamas" w:id="3" w:date="2026-02-13T19:37:20Z">
              <w:rPr>
                <w:strike w:val="1"/>
              </w:rPr>
            </w:rPrChange>
          </w:rPr>
          <w:t xml:space="preserve">(4×5, 3×7), (2×8, 3×5), (2×7, 4×6)</w:t>
        </w:r>
      </w:ins>
      <w:del w:author="Faina Atamas" w:id="2" w:date="2026-02-13T19:37:20Z">
        <w:r w:rsidDel="00000000" w:rsidR="00000000" w:rsidRPr="00000000">
          <w:rPr>
            <w:rFonts w:ascii="Roboto" w:cs="Roboto" w:eastAsia="Roboto" w:hAnsi="Roboto"/>
            <w:strike w:val="1"/>
            <w:color w:val="1f1f1f"/>
            <w:sz w:val="21"/>
            <w:szCs w:val="21"/>
            <w:highlight w:val="white"/>
            <w:rtl w:val="0"/>
            <w:rPrChange w:author="Faina Atamas" w:id="3" w:date="2026-02-13T19:37:20Z">
              <w:rPr>
                <w:strike w:val="1"/>
              </w:rPr>
            </w:rPrChange>
          </w:rPr>
          <w:delText xml:space="preserve">(</w:delText>
        </w:r>
        <w:commentRangeStart w:id="102"/>
        <w:r w:rsidDel="00000000" w:rsidR="00000000" w:rsidRPr="00000000">
          <w:rPr>
            <w:rFonts w:ascii="Roboto" w:cs="Roboto" w:eastAsia="Roboto" w:hAnsi="Roboto"/>
            <w:strike w:val="1"/>
            <w:color w:val="1f1f1f"/>
            <w:sz w:val="21"/>
            <w:szCs w:val="21"/>
            <w:highlight w:val="white"/>
            <w:rtl w:val="0"/>
            <w:rPrChange w:author="Faina Atamas" w:id="3" w:date="2026-02-13T19:37:20Z">
              <w:rPr>
                <w:strike w:val="1"/>
              </w:rPr>
            </w:rPrChange>
          </w:rPr>
          <w:delText xml:space="preserve">4×5, 3×5</w:delText>
        </w:r>
        <w:commentRangeEnd w:id="102"/>
        <w:r w:rsidDel="00000000" w:rsidR="00000000" w:rsidRPr="00000000">
          <w:commentReference w:id="102"/>
        </w:r>
        <w:r w:rsidDel="00000000" w:rsidR="00000000" w:rsidRPr="00000000">
          <w:rPr>
            <w:rFonts w:ascii="Roboto" w:cs="Roboto" w:eastAsia="Roboto" w:hAnsi="Roboto"/>
            <w:strike w:val="1"/>
            <w:color w:val="1f1f1f"/>
            <w:sz w:val="21"/>
            <w:szCs w:val="21"/>
            <w:highlight w:val="white"/>
            <w:rtl w:val="0"/>
            <w:rPrChange w:author="Faina Atamas" w:id="3" w:date="2026-02-13T19:37:20Z">
              <w:rPr>
                <w:strike w:val="1"/>
              </w:rPr>
            </w:rPrChange>
          </w:rPr>
          <w:delText xml:space="preserve">)</w:delText>
        </w:r>
      </w:del>
      <w:r w:rsidDel="00000000" w:rsidR="00000000" w:rsidRPr="00000000">
        <w:rPr>
          <w:strike w:val="1"/>
          <w:rtl w:val="0"/>
        </w:rPr>
        <w:t xml:space="preserve"> (tests: factor-pair reasoning + area verification)</w:t>
      </w:r>
    </w:p>
    <w:p w:rsidR="00000000" w:rsidDel="00000000" w:rsidP="00000000" w:rsidRDefault="00000000" w:rsidRPr="00000000" w14:paraId="0000055D">
      <w:pPr>
        <w:numPr>
          <w:ilvl w:val="1"/>
          <w:numId w:val="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Reverse:</w:t>
      </w:r>
      <w:r w:rsidDel="00000000" w:rsidR="00000000" w:rsidRPr="00000000">
        <w:rPr>
          <w:shd w:fill="ffe599" w:val="clear"/>
          <w:rtl w:val="0"/>
        </w:rPr>
        <w:t xml:space="preserve"> "A rectangle has an area of 18 square centimeters. Select TWO possible sets of side lengths." MC options include valid pairs (2×9, 3×6) and distractors with no shared factors between correct and incorrect options. Better distractors: (4×5, 3×7), (2×8, 3x5), (2x7, 4×6). (tests: factor-pair reasoning + area verification)</w:t>
      </w:r>
    </w:p>
    <w:p w:rsidR="00000000" w:rsidDel="00000000" w:rsidP="00000000" w:rsidRDefault="00000000" w:rsidRPr="00000000" w14:paraId="0000055E">
      <w:pPr>
        <w:numPr>
          <w:ilvl w:val="2"/>
          <w:numId w:val="4"/>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Distractors must NOT share a factor with any correct answer. Shared factors (e.g., 3×5 alongside correct 3×6) let students anchor on the familiar factor and guess, rather than computing the full product. Each distractor should require independent multiplication to evaluate.</w:t>
      </w:r>
    </w:p>
    <w:p w:rsidR="00000000" w:rsidDel="00000000" w:rsidP="00000000" w:rsidRDefault="00000000" w:rsidRPr="00000000" w14:paraId="0000055F">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Forward, text-only:</w:t>
      </w:r>
      <w:r w:rsidDel="00000000" w:rsidR="00000000" w:rsidRPr="00000000">
        <w:rPr>
          <w:rtl w:val="0"/>
        </w:rPr>
        <w:t xml:space="preserve"> "A rug is 9 feet long and 3 feet wide. What is the area of the rug?" No visual. (tests: full abstraction)</w:t>
      </w:r>
    </w:p>
    <w:p w:rsidR="00000000" w:rsidDel="00000000" w:rsidP="00000000" w:rsidRDefault="00000000" w:rsidRPr="00000000" w14:paraId="0000056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Assessing: dimensions-only fluency (forward), factor-pair identification (reverse), text-only abstraction (forward)</w:t>
      </w:r>
    </w:p>
    <w:p w:rsidR="00000000" w:rsidDel="00000000" w:rsidP="00000000" w:rsidRDefault="00000000" w:rsidRPr="00000000" w14:paraId="0000056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ratio (deliberate):</w:t>
      </w:r>
      <w:r w:rsidDel="00000000" w:rsidR="00000000" w:rsidRPr="00000000">
        <w:rPr>
          <w:rtl w:val="0"/>
        </w:rPr>
        <w:t xml:space="preserve"> 2 forward : 1 reverse. Forward fluency confirmation is prioritized because M9 depends on automatic dimensions-to-area calculation. If forward isn't solid, reverse reasoning can't build on it. The single reverse problem is sufficient to flag students who haven't grasped factor-pair thinking — they'll get more reverse practice in M9 and M10.</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forward and reverse problems across all four unit types</w:t>
      </w:r>
    </w:p>
    <w:p w:rsidR="00000000" w:rsidDel="00000000" w:rsidP="00000000" w:rsidRDefault="00000000" w:rsidRPr="00000000" w14:paraId="0000056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Forward problems: dimensions-only rectangles + text-only problems</w:t>
      </w:r>
    </w:p>
    <w:p w:rsidR="00000000" w:rsidDel="00000000" w:rsidP="00000000" w:rsidRDefault="00000000" w:rsidRPr="00000000" w14:paraId="0000056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 problems: given area, select valid factor pairs from MC options; "Find at least two" for areas with multiple pairs</w:t>
      </w:r>
    </w:p>
    <w:p w:rsidR="00000000" w:rsidDel="00000000" w:rsidP="00000000" w:rsidRDefault="00000000" w:rsidRPr="00000000" w14:paraId="00000568">
      <w:pPr>
        <w:numPr>
          <w:ilvl w:val="0"/>
          <w:numId w:val="4"/>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Some reverse problems followed by: </w:t>
      </w:r>
      <w:commentRangeStart w:id="103"/>
      <w:commentRangeStart w:id="104"/>
      <w:r w:rsidDel="00000000" w:rsidR="00000000" w:rsidRPr="00000000">
        <w:rPr>
          <w:strike w:val="1"/>
          <w:rtl w:val="0"/>
        </w:rPr>
        <w:t xml:space="preserve">"Which rectangle would be longer and skinnier? Which would be closer to a square?" </w:t>
      </w:r>
      <w:commentRangeEnd w:id="103"/>
      <w:r w:rsidDel="00000000" w:rsidR="00000000" w:rsidRPr="00000000">
        <w:commentReference w:id="103"/>
      </w:r>
      <w:commentRangeEnd w:id="104"/>
      <w:r w:rsidDel="00000000" w:rsidR="00000000" w:rsidRPr="00000000">
        <w:commentReference w:id="104"/>
      </w:r>
      <w:r w:rsidDel="00000000" w:rsidR="00000000" w:rsidRPr="00000000">
        <w:rPr>
          <w:strike w:val="1"/>
          <w:rtl w:val="0"/>
        </w:rPr>
        <w:t xml:space="preserve">(connecting factor pairs to shape reasoning — 1-2 problems only, light touch; previews M9 reasoning about which rectangle works best for a context)</w:t>
      </w:r>
    </w:p>
    <w:p w:rsidR="00000000" w:rsidDel="00000000" w:rsidP="00000000" w:rsidRDefault="00000000" w:rsidRPr="00000000" w14:paraId="00000569">
      <w:pPr>
        <w:numPr>
          <w:ilvl w:val="0"/>
          <w:numId w:val="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Some reverse problems followed by: "Which rectangle would be longer and skinnier? Which would be closer to a square?" (connecting factor pairs to shape reasoning — 1-2 problems only, light touch; previews M9 reasoning about which rectangle works best for a context)</w:t>
      </w:r>
    </w:p>
    <w:p w:rsidR="00000000" w:rsidDel="00000000" w:rsidP="00000000" w:rsidRDefault="00000000" w:rsidRPr="00000000" w14:paraId="0000056A">
      <w:pPr>
        <w:numPr>
          <w:ilvl w:val="1"/>
          <w:numId w:val="4"/>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Tier: STRETCH</w:t>
      </w:r>
      <w:r w:rsidDel="00000000" w:rsidR="00000000" w:rsidRPr="00000000">
        <w:rPr>
          <w:rFonts w:ascii="Arial Unicode MS" w:cs="Arial Unicode MS" w:eastAsia="Arial Unicode MS" w:hAnsi="Arial Unicode MS"/>
          <w:shd w:fill="ffe599" w:val="clear"/>
          <w:rtl w:val="0"/>
        </w:rPr>
        <w:t xml:space="preserve"> (not BASELINE). These problems preview M9's shape-reasoning skill, not M8's core forward/reverse calculation. They count toward mastery but are not standard-difficulty M8 content. BASELINE problems in M8 are: forward (dimensions → area) and reverse (area → factor pairs). Shape comparison of factor pairs belongs at STRETCH — extended assessment that rewards deeper thinking without penalizing students still solidifying the core skill.</w:t>
      </w:r>
    </w:p>
    <w:p w:rsidR="00000000" w:rsidDel="00000000" w:rsidP="00000000" w:rsidRDefault="00000000" w:rsidRPr="00000000" w14:paraId="0000056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for reverse problems, selecting pairs that don't multiply to the target area; finding only one pair when multiple exist; for forward problems, persistent adding instead of multiplying</w:t>
      </w:r>
    </w:p>
    <w:p w:rsidR="00000000" w:rsidDel="00000000" w:rsidP="00000000" w:rsidRDefault="00000000" w:rsidRPr="00000000" w14:paraId="0000056C">
      <w:pPr>
        <w:numPr>
          <w:ilvl w:val="0"/>
          <w:numId w:val="4"/>
        </w:numPr>
        <w:ind w:left="720" w:hanging="360"/>
        <w:rPr>
          <w:strike w:val="1"/>
        </w:rPr>
      </w:pPr>
      <w:r w:rsidDel="00000000" w:rsidR="00000000" w:rsidRPr="00000000">
        <w:rPr>
          <w:b w:val="1"/>
          <w:bCs w:val="1"/>
          <w:strike w:val="1"/>
          <w:rtl w:val="0"/>
        </w:rPr>
        <w:t xml:space="preserve">⚠️ Mastery tracking guidance — problem-type tagging:</w:t>
      </w:r>
      <w:r w:rsidDel="00000000" w:rsidR="00000000" w:rsidRPr="00000000">
        <w:rPr>
          <w:strike w:val="1"/>
          <w:rtl w:val="0"/>
        </w:rPr>
        <w:t xml:space="preserve"> Missing-dimension problems ("A garden has an area of 28 square feet. It is 4 feet wide. How long is it?") must be tagged as TRANSFER (APPLY verb). Forward application and </w:t>
      </w:r>
      <w:commentRangeStart w:id="105"/>
      <w:commentRangeStart w:id="106"/>
      <w:r w:rsidDel="00000000" w:rsidR="00000000" w:rsidRPr="00000000">
        <w:rPr>
          <w:strike w:val="1"/>
          <w:rtl w:val="0"/>
        </w:rPr>
        <w:t xml:space="preserve">comparison</w:t>
      </w:r>
      <w:r w:rsidDel="00000000" w:rsidR="00000000" w:rsidRPr="00000000">
        <w:rPr>
          <w:strike w:val="1"/>
          <w:rtl w:val="0"/>
        </w:rPr>
        <w:t xml:space="preserve"> </w:t>
      </w:r>
      <w:commentRangeEnd w:id="105"/>
      <w:r w:rsidDel="00000000" w:rsidR="00000000" w:rsidRPr="00000000">
        <w:commentReference w:id="105"/>
      </w:r>
      <w:commentRangeEnd w:id="106"/>
      <w:r w:rsidDel="00000000" w:rsidR="00000000" w:rsidRPr="00000000">
        <w:commentReference w:id="106"/>
      </w:r>
      <w:r w:rsidDel="00000000" w:rsidR="00000000" w:rsidRPr="00000000">
        <w:rPr>
          <w:strike w:val="1"/>
          <w:rtl w:val="0"/>
        </w:rPr>
        <w:t xml:space="preserve">problems are BASELINE. Design problems are STRETCH. Multi-step problems are STRETCH. Constraint problems are CHALLENGE (bonus only). This ensures the TRANSFER gate catches students who can calculate forward but can't reason in reverse — a critical prerequisite for M13.</w:t>
      </w:r>
    </w:p>
    <w:p w:rsidR="00000000" w:rsidDel="00000000" w:rsidP="00000000" w:rsidRDefault="00000000" w:rsidRPr="00000000" w14:paraId="0000056D">
      <w:pPr>
        <w:numPr>
          <w:ilvl w:val="0"/>
          <w:numId w:val="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Mastery tracking guidance — problem-type tagging: Missing-dimension problems ("A garden has an area of 28 square feet. It is 4 feet wide. How long is it?") must be tagged as TRANSFER (APPLY verb). Forward application and area comparison problems (comparing computed areas of two rectangles) are BASELINE. Shape comparison of factor pairs ("Which rectangle would be longer and skinnier? Which closer to a square?") is STRETCH — previews M9 reasoning. Design problems are STRETCH. Multi-step problems are STRETCH. Constraint problems are CHALLENGE (bonus only). This ensures the TRANSFER gate catches students who can calculate forward but can't reason in reverse — a critical prerequisite for M13.</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several rectangles of different dimensions that all share the same area (e.g., </w:t>
      </w:r>
      <w:commentRangeStart w:id="107"/>
      <w:commentRangeStart w:id="108"/>
      <w:r w:rsidDel="00000000" w:rsidR="00000000" w:rsidRPr="00000000">
        <w:rPr>
          <w:rtl w:val="0"/>
        </w:rPr>
        <w:t xml:space="preserve">1×24, 2×12, 3×8, 4×6 for area 24</w:t>
      </w:r>
      <w:commentRangeEnd w:id="107"/>
      <w:r w:rsidDel="00000000" w:rsidR="00000000" w:rsidRPr="00000000">
        <w:commentReference w:id="107"/>
      </w:r>
      <w:commentRangeEnd w:id="108"/>
      <w:r w:rsidDel="00000000" w:rsidR="00000000" w:rsidRPr="00000000">
        <w:commentReference w:id="108"/>
      </w:r>
      <w:r w:rsidDel="00000000" w:rsidR="00000000" w:rsidRPr="00000000">
        <w:rPr>
          <w:rtl w:val="0"/>
        </w:rPr>
        <w:t xml:space="preserve">)</w:t>
      </w:r>
    </w:p>
    <w:p w:rsidR="00000000" w:rsidDel="00000000" w:rsidP="00000000" w:rsidRDefault="00000000" w:rsidRPr="00000000" w14:paraId="00000572">
      <w:pPr>
        <w:numPr>
          <w:ilvl w:val="1"/>
          <w:numId w:val="30"/>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"All of these rectangles have the same area — 24 square units. But they look very different!"</w:t>
      </w:r>
    </w:p>
    <w:p w:rsidR="00000000" w:rsidDel="00000000" w:rsidP="00000000" w:rsidRDefault="00000000" w:rsidRPr="00000000" w14:paraId="00000573">
      <w:pPr>
        <w:numPr>
          <w:ilvl w:val="1"/>
          <w:numId w:val="30"/>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"The side lengths change the SHAPE. The area stays the SAME."</w:t>
      </w:r>
    </w:p>
    <w:p w:rsidR="00000000" w:rsidDel="00000000" w:rsidP="00000000" w:rsidRDefault="00000000" w:rsidRPr="00000000" w14:paraId="00000574">
      <w:pPr>
        <w:numPr>
          <w:ilvl w:val="1"/>
          <w:numId w:val="3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All rectangles must be drawn to scale relative to each other.</w:t>
      </w:r>
      <w:r w:rsidDel="00000000" w:rsidR="00000000" w:rsidRPr="00000000">
        <w:rPr>
          <w:shd w:fill="ffe599" w:val="clear"/>
          <w:rtl w:val="0"/>
        </w:rPr>
        <w:t xml:space="preserve"> The visual contrast between shapes IS the learning. Students must see that 1×24 is extremely long and thin while 4×6 is close to a square — both with the same area. If rectangles are not proportionate, students cannot reason about shape from the visual and the module's core insight collapses.</w:t>
      </w:r>
    </w:p>
    <w:p w:rsidR="00000000" w:rsidDel="00000000" w:rsidP="00000000" w:rsidRDefault="00000000" w:rsidRPr="00000000" w14:paraId="00000575">
      <w:pPr>
        <w:numPr>
          <w:ilvl w:val="1"/>
          <w:numId w:val="3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Grid Rectangles must render these at consistent unit scale — one square unit is the same screen size across all rectangles in a comparison set. This means 1×24 will be very wide and short while 4×6 will be compact. The dramatic visual difference is intentional. UX must ensure the widest rectangle (1×24) fits on screen — this may require landscape orientation or scrolling for extreme aspect ratios. If 1×24 cannot render legibly, constrain the example set to start at 2×12.</w:t>
      </w:r>
    </w:p>
    <w:p w:rsidR="00000000" w:rsidDel="00000000" w:rsidP="00000000" w:rsidRDefault="00000000" w:rsidRPr="00000000" w14:paraId="00000576">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Consolidation of both directions: "You can go forward — dimensions to area. And you can go reverse — area to dimensions."</w:t>
      </w:r>
    </w:p>
    <w:p w:rsidR="00000000" w:rsidDel="00000000" w:rsidP="00000000" w:rsidRDefault="00000000" w:rsidRPr="00000000" w14:paraId="00000577">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review: length, width (terms that gained importance in text-only problems)</w:t>
      </w:r>
    </w:p>
    <w:p w:rsidR="00000000" w:rsidDel="00000000" w:rsidP="00000000" w:rsidRDefault="00000000" w:rsidRPr="00000000" w14:paraId="00000578">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M9: "Now you're going to use everything you know about area to solve real problems — like designing a garden or figuring out how much paint to buy."</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rPr/>
      </w:pPr>
      <w:bookmarkStart w:colFirst="0" w:colLast="0" w:name="_398v4wv2lf" w:id="84"/>
      <w:bookmarkEnd w:id="84"/>
      <w:r w:rsidDel="00000000" w:rsidR="00000000" w:rsidRPr="00000000">
        <w:rPr>
          <w:rtl w:val="0"/>
        </w:rPr>
        <w:t xml:space="preserve">Scaffolding Progression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b w:val="1"/>
                <w:bCs w:val="1"/>
              </w:rPr>
            </w:pPr>
            <w:r w:rsidDel="00000000" w:rsidR="00000000" w:rsidRPr="00000000">
              <w:rPr>
                <w:b w:val="1"/>
                <w:bCs w:val="1"/>
                <w:rtl w:val="0"/>
              </w:rPr>
              <w:t xml:space="preserve">Problem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b w:val="1"/>
                <w:bCs w:val="1"/>
              </w:rPr>
            </w:pPr>
            <w:r w:rsidDel="00000000" w:rsidR="00000000" w:rsidRPr="00000000">
              <w:rPr>
                <w:b w:val="1"/>
                <w:bCs w:val="1"/>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b w:val="1"/>
                <w:bCs w:val="1"/>
              </w:rPr>
            </w:pPr>
            <w:r w:rsidDel="00000000" w:rsidR="00000000" w:rsidRPr="00000000">
              <w:rPr>
                <w:b w:val="1"/>
                <w:bCs w:val="1"/>
                <w:rtl w:val="0"/>
              </w:rPr>
              <w:t xml:space="preserve">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Fonts w:ascii="Arial Unicode MS" w:cs="Arial Unicode MS" w:eastAsia="Arial Unicode MS" w:hAnsi="Arial Unicode MS"/>
                <w:rtl w:val="0"/>
              </w:rPr>
              <w:t xml:space="preserve">Forward only (dimensions →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Not used — full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Self-check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Fonts w:ascii="Arial Unicode MS" w:cs="Arial Unicode MS" w:eastAsia="Arial Unicode MS" w:hAnsi="Arial Unicode MS"/>
                <w:rtl w:val="0"/>
              </w:rPr>
              <w:t xml:space="preserve">Reverse introduced (area →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Available — ___ × ___ = [area]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Rectangle appears to confirm factor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Mixed forward and reverse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MC selection for reverse; no visual confirmation until after selection</w:t>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rPr/>
      </w:pPr>
      <w:bookmarkStart w:colFirst="0" w:colLast="0" w:name="_nhdaskgbbejp" w:id="85"/>
      <w:bookmarkEnd w:id="85"/>
      <w:r w:rsidDel="00000000" w:rsidR="00000000" w:rsidRPr="00000000">
        <w:rPr>
          <w:rtl w:val="0"/>
        </w:rPr>
        <w:t xml:space="preserve">Tool Requirements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Outline + dimensions (forward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No grid, no tick marks — M7 abstraction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Outline, no dimensions (reverse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Appears after student selects factor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Shows rectangle with selected dimensions as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Multiplication with blank slots + area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Click-select to fill factor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Used in Mid only — scaffolding for reverse problems</w:t>
            </w:r>
          </w:p>
        </w:tc>
      </w:tr>
    </w:tbl>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b w:val="1"/>
          <w:bCs w:val="1"/>
          <w:rtl w:val="0"/>
        </w:rPr>
        <w:t xml:space="preserve">Critical capability — Reverse problem confirmation:</w:t>
      </w:r>
      <w:r w:rsidDel="00000000" w:rsidR="00000000" w:rsidRPr="00000000">
        <w:rPr>
          <w:rtl w:val="0"/>
        </w:rPr>
        <w:t xml:space="preserve"> When student selects a factor pair for a given area, a rectangle with those exact dimensions should appear on screen. This concrete verification bridges the abstract factor-pair reasoning back to the visual. Side-by-side display of multiple valid rectangles is needed for the key beat.</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b w:val="1"/>
          <w:bCs w:val="1"/>
          <w:rtl w:val="0"/>
        </w:rPr>
        <w:t xml:space="preserve">Critical capability — Side-by-side rectangle display:</w:t>
      </w:r>
      <w:r w:rsidDel="00000000" w:rsidR="00000000" w:rsidRPr="00000000">
        <w:rPr>
          <w:rtl w:val="0"/>
        </w:rPr>
        <w:t xml:space="preserve"> For the key beat and synthesis, multiple rectangles of different dimensions but equal area must display simultaneously. Students need to SEE that 2×12 and 3×8 and 4×6 are all "area 24" but look different.</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rtl w:val="0"/>
        </w:rPr>
        <w:t xml:space="preserve">No new tools introduced.</w:t>
      </w:r>
      <w:r w:rsidDel="00000000" w:rsidR="00000000" w:rsidRPr="00000000">
        <w:rPr>
          <w:rtl w:val="0"/>
        </w:rPr>
        <w:t xml:space="preserve"> M8 uses Grid Rectangles and Equation Builder — both familiar from M4-M7. The novelty is in the problem direction, not the tooling.</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rPr/>
      </w:pPr>
      <w:bookmarkStart w:colFirst="0" w:colLast="0" w:name="_lx5otoai6mlk" w:id="86"/>
      <w:bookmarkEnd w:id="86"/>
      <w:r w:rsidDel="00000000" w:rsidR="00000000" w:rsidRPr="00000000">
        <w:rPr>
          <w:rtl w:val="0"/>
        </w:rPr>
        <w:t xml:space="preserve">Data Constraints</w:t>
      </w:r>
    </w:p>
    <w:p w:rsidR="00000000" w:rsidDel="00000000" w:rsidP="00000000" w:rsidRDefault="00000000" w:rsidRPr="00000000" w14:paraId="000005A8">
      <w:pPr>
        <w:rPr/>
      </w:pPr>
      <w:r w:rsidDel="00000000" w:rsidR="00000000" w:rsidRPr="00000000">
        <w:rPr>
          <w:b w:val="1"/>
          <w:bCs w:val="1"/>
          <w:rtl w:val="0"/>
        </w:rPr>
        <w:t xml:space="preserve">Forward problems:</w:t>
      </w:r>
      <w:r w:rsidDel="00000000" w:rsidR="00000000" w:rsidRPr="00000000">
        <w:rPr>
          <w:rtl w:val="0"/>
        </w:rPr>
        <w:t xml:space="preserve"> Factors 2–10, products within 100, all four unit types</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7 × 4 = 28 sq ft, 8 × 5 = 40 sq cm, 9 × 3 = 27 sq m, 6 × 6 = 36 sq in</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Reverse problems — target areas with multiple clean factor pairs (unique pairs only — reversed orientations are equivalent, not separate):</w:t>
      </w:r>
    </w:p>
    <w:p w:rsidR="00000000" w:rsidDel="00000000" w:rsidP="00000000" w:rsidRDefault="00000000" w:rsidRPr="00000000" w14:paraId="000005AD">
      <w:pPr>
        <w:ind w:left="0" w:firstLine="0"/>
        <w:rPr>
          <w:shd w:fill="ffe599" w:val="clear"/>
        </w:rPr>
      </w:pPr>
      <w:r w:rsidDel="00000000" w:rsidR="00000000" w:rsidRPr="00000000">
        <w:rPr>
          <w:rFonts w:ascii="Arial Unicode MS" w:cs="Arial Unicode MS" w:eastAsia="Arial Unicode MS" w:hAnsi="Arial Unicode MS"/>
          <w:shd w:fill="ffe599" w:val="clear"/>
          <w:rtl w:val="0"/>
        </w:rPr>
        <w:t xml:space="preserve">Factor cap: Both factors ≤ 12. Exception: 1×n always included (multiplying by 1 is trivial). No factors of 13+ — these exceed Unit 2 dimension constraints and don't produce useful practice for 3rd graders.</w:t>
      </w:r>
    </w:p>
    <w:p w:rsidR="00000000" w:rsidDel="00000000" w:rsidP="00000000" w:rsidRDefault="00000000" w:rsidRPr="00000000" w14:paraId="000005AE">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12: 1×12, 2×6, 3×4</w:t>
      </w:r>
    </w:p>
    <w:p w:rsidR="00000000" w:rsidDel="00000000" w:rsidP="00000000" w:rsidRDefault="00000000" w:rsidRPr="00000000" w14:paraId="000005AF">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18: 1×18, 2×9, 3×6</w:t>
      </w:r>
    </w:p>
    <w:p w:rsidR="00000000" w:rsidDel="00000000" w:rsidP="00000000" w:rsidRDefault="00000000" w:rsidRPr="00000000" w14:paraId="000005B0">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20: 1×20, 2×10, 4×5</w:t>
      </w:r>
    </w:p>
    <w:p w:rsidR="00000000" w:rsidDel="00000000" w:rsidP="00000000" w:rsidRDefault="00000000" w:rsidRPr="00000000" w14:paraId="000005B1">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24: 1×24, 2×12, 3×8, 4×6</w:t>
      </w:r>
    </w:p>
    <w:p w:rsidR="00000000" w:rsidDel="00000000" w:rsidP="00000000" w:rsidRDefault="00000000" w:rsidRPr="00000000" w14:paraId="000005B2">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30: 1×30, 3×10, 5×6</w:t>
      </w:r>
    </w:p>
    <w:p w:rsidR="00000000" w:rsidDel="00000000" w:rsidP="00000000" w:rsidRDefault="00000000" w:rsidRPr="00000000" w14:paraId="000005B3">
      <w:pPr>
        <w:numPr>
          <w:ilvl w:val="0"/>
          <w:numId w:val="1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36: 1×36, 3×12, 4×9, 6×6</w:t>
      </w:r>
    </w:p>
    <w:p w:rsidR="00000000" w:rsidDel="00000000" w:rsidP="00000000" w:rsidRDefault="00000000" w:rsidRPr="00000000" w14:paraId="000005B4">
      <w:pPr>
        <w:numPr>
          <w:ilvl w:val="1"/>
          <w:numId w:val="1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Note: 2×15 (for 30) and 2×18 (for 36) excluded — factors 15 and 18 are beyond useful 3rd grade range. 1×30 and 1×36 retained because ×1 is trivial.</w:t>
      </w:r>
    </w:p>
    <w:p w:rsidR="00000000" w:rsidDel="00000000" w:rsidP="00000000" w:rsidRDefault="00000000" w:rsidRPr="00000000" w14:paraId="000005B5">
      <w:pPr>
        <w:rPr>
          <w:b w:val="1"/>
          <w:bCs w:val="1"/>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5B7">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12: 2×6, 3×4</w:t>
      </w:r>
    </w:p>
    <w:p w:rsidR="00000000" w:rsidDel="00000000" w:rsidP="00000000" w:rsidRDefault="00000000" w:rsidRPr="00000000" w14:paraId="000005B8">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18: 2×9, 3×6</w:t>
      </w:r>
    </w:p>
    <w:p w:rsidR="00000000" w:rsidDel="00000000" w:rsidP="00000000" w:rsidRDefault="00000000" w:rsidRPr="00000000" w14:paraId="000005B9">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20: 4×5, 2×10</w:t>
      </w:r>
    </w:p>
    <w:p w:rsidR="00000000" w:rsidDel="00000000" w:rsidP="00000000" w:rsidRDefault="00000000" w:rsidRPr="00000000" w14:paraId="000005BA">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24: 3×8, 4×6, </w:t>
      </w:r>
      <w:commentRangeStart w:id="109"/>
      <w:r w:rsidDel="00000000" w:rsidR="00000000" w:rsidRPr="00000000">
        <w:rPr>
          <w:strike w:val="1"/>
          <w:rtl w:val="0"/>
        </w:rPr>
        <w:t xml:space="preserve">2×12</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5BB">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30: 5×6, 3×10</w:t>
      </w:r>
    </w:p>
    <w:p w:rsidR="00000000" w:rsidDel="00000000" w:rsidP="00000000" w:rsidRDefault="00000000" w:rsidRPr="00000000" w14:paraId="000005BC">
      <w:pPr>
        <w:numPr>
          <w:ilvl w:val="0"/>
          <w:numId w:val="3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36: 4×9, 6×6, </w:t>
      </w:r>
      <w:commentRangeStart w:id="110"/>
      <w:r w:rsidDel="00000000" w:rsidR="00000000" w:rsidRPr="00000000">
        <w:rPr>
          <w:strike w:val="1"/>
          <w:rtl w:val="0"/>
        </w:rPr>
        <w:t xml:space="preserve">3×12</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5BD">
      <w:pPr>
        <w:numPr>
          <w:ilvl w:val="0"/>
          <w:numId w:val="3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Note:</w:t>
      </w:r>
      <w:r w:rsidDel="00000000" w:rsidR="00000000" w:rsidRPr="00000000">
        <w:rPr>
          <w:shd w:fill="ffe599" w:val="clear"/>
          <w:rtl w:val="0"/>
        </w:rPr>
        <w:t xml:space="preserve"> Factor pairs involving 12 (2×12, 3×12) are valid despite 12 being beyond single-digit multiplication facts. Students can skip-count by 2s and 3s (Grade 2 prior knowledge) to verify these products. No factor pairs excluded on this basis.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b w:val="1"/>
          <w:bCs w:val="1"/>
          <w:rtl w:val="0"/>
        </w:rPr>
        <w:t xml:space="preserve">Reverse problem MC distractors:</w:t>
      </w:r>
      <w:r w:rsidDel="00000000" w:rsidR="00000000" w:rsidRPr="00000000">
        <w:rPr>
          <w:rtl w:val="0"/>
        </w:rPr>
        <w:t xml:space="preserve"> Include factor pairs that are close but wrong:</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area 18: include 4×5 (=20, not 18) and 3×5 (=15, not 18) A pair of distractors must not have the same factor.</w:t>
      </w:r>
    </w:p>
    <w:p w:rsidR="00000000" w:rsidDel="00000000" w:rsidP="00000000" w:rsidRDefault="00000000" w:rsidRPr="00000000" w14:paraId="000005C2">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Distractors should be plausible multiplication facts, not random numbers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Prime-number areas (7, 11, 13, 17, 19) — only one non-trivial factor pair, defeats the purpose</w:t>
      </w:r>
    </w:p>
    <w:p w:rsidR="00000000" w:rsidDel="00000000" w:rsidP="00000000" w:rsidRDefault="00000000" w:rsidRPr="00000000" w14:paraId="000005C7">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Areas &gt; 50 — too many factor pairs, overwhelming</w:t>
      </w:r>
    </w:p>
    <w:p w:rsidR="00000000" w:rsidDel="00000000" w:rsidP="00000000" w:rsidRDefault="00000000" w:rsidRPr="00000000" w14:paraId="000005C8">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1×n as a prompted answer — accept if student offers it, but MC options focus on factors ≥ 2</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b w:val="1"/>
          <w:bCs w:val="1"/>
          <w:rtl w:val="0"/>
        </w:rPr>
        <w:t xml:space="preserve">Text-only problems:</w:t>
      </w:r>
      <w:r w:rsidDel="00000000" w:rsidR="00000000" w:rsidRPr="00000000">
        <w:rPr>
          <w:rtl w:val="0"/>
        </w:rPr>
        <w:t xml:space="preserve"> Rigid template from M7: "A [object] is [number] [unit] long and [number] [unit] wide. What is its area?"</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Early: 5 × 6 = 30 sq ft, 4 × 8 = 32 sq cm (forward, dimensions-only)</w:t>
      </w:r>
    </w:p>
    <w:p w:rsidR="00000000" w:rsidDel="00000000" w:rsidP="00000000" w:rsidRDefault="00000000" w:rsidRPr="00000000" w14:paraId="000005CF">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Mid: area = 12 sq cm → 2×6, 3×4; area = 24 sq in → 3×8, 4×6 (reverse with Equation Builder)</w:t>
      </w:r>
    </w:p>
    <w:p w:rsidR="00000000" w:rsidDel="00000000" w:rsidP="00000000" w:rsidRDefault="00000000" w:rsidRPr="00000000" w14:paraId="000005D0">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Late: mixed forward/reverse, 7 × 9 = 63 sq m, area = 36 sq cm → 4×9, 6×6</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rPr/>
      </w:pPr>
      <w:bookmarkStart w:colFirst="0" w:colLast="0" w:name="_9xpet8ijmqeq" w:id="87"/>
      <w:bookmarkEnd w:id="87"/>
      <w:r w:rsidDel="00000000" w:rsidR="00000000" w:rsidRPr="00000000">
        <w:rPr>
          <w:rtl w:val="0"/>
        </w:rPr>
        <w:t xml:space="preserve">Vocabulary</w:t>
      </w:r>
    </w:p>
    <w:p w:rsidR="00000000" w:rsidDel="00000000" w:rsidP="00000000" w:rsidRDefault="00000000" w:rsidRPr="00000000" w14:paraId="000005D4">
      <w:pPr>
        <w:rPr/>
      </w:pPr>
      <w:r w:rsidDel="00000000" w:rsidR="00000000" w:rsidRPr="00000000">
        <w:rPr>
          <w:b w:val="1"/>
          <w:bCs w:val="1"/>
          <w:rtl w:val="0"/>
        </w:rPr>
        <w:t xml:space="preserve">New:</w:t>
      </w:r>
      <w:r w:rsidDel="00000000" w:rsidR="00000000" w:rsidRPr="00000000">
        <w:rPr>
          <w:rtl w:val="0"/>
        </w:rPr>
        <w:t xml:space="preserve"> length, width (formalized — used casually since M4 but now central to text-only problem structure)</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rtl w:val="0"/>
        </w:rPr>
        <w:t xml:space="preserve">Reinforced:</w:t>
      </w:r>
      <w:r w:rsidDel="00000000" w:rsidR="00000000" w:rsidRPr="00000000">
        <w:rPr>
          <w:rtl w:val="0"/>
        </w:rPr>
        <w:t xml:space="preserve"> area, side length, dimension, factor, product, square inch, square centimeter, square foot, square meter</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b w:val="1"/>
          <w:bCs w:val="1"/>
          <w:rtl w:val="0"/>
        </w:rPr>
        <w:t xml:space="preserve">Language pattern:</w:t>
      </w:r>
      <w:r w:rsidDel="00000000" w:rsidR="00000000" w:rsidRPr="00000000">
        <w:rPr>
          <w:rtl w:val="0"/>
        </w:rPr>
        <w:t xml:space="preserve"> Forward: "The area is ___ square [unit]." Reverse: "___ × ___ = [area], so the side lengths could be ___ and ___."</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rPr/>
      </w:pPr>
      <w:bookmarkStart w:colFirst="0" w:colLast="0" w:name="_lgns36hpqyoe" w:id="88"/>
      <w:bookmarkEnd w:id="88"/>
      <w:r w:rsidDel="00000000" w:rsidR="00000000" w:rsidRPr="00000000">
        <w:rPr>
          <w:rFonts w:ascii="Arial Unicode MS" w:cs="Arial Unicode MS" w:eastAsia="Arial Unicode MS" w:hAnsi="Arial Unicode MS"/>
          <w:rtl w:val="0"/>
        </w:rPr>
        <w:t xml:space="preserve">Key Transition: M7 → M8</w:t>
      </w:r>
    </w:p>
    <w:p w:rsidR="00000000" w:rsidDel="00000000" w:rsidP="00000000" w:rsidRDefault="00000000" w:rsidRPr="00000000" w14:paraId="000005DC">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Grid fading progression (learning to work without grids) → Fluency at the abstract level + reverse reasoning</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What carries forward:</w:t>
      </w:r>
      <w:r w:rsidDel="00000000" w:rsidR="00000000" w:rsidRPr="00000000">
        <w:rPr>
          <w:rtl w:val="0"/>
        </w:rPr>
        <w:t xml:space="preserve"> Dimensions-only area calculation, all four standard units, text-only problem format, no grid support</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What's new:</w:t>
      </w:r>
      <w:r w:rsidDel="00000000" w:rsidR="00000000" w:rsidRPr="00000000">
        <w:rPr>
          <w:rFonts w:ascii="Arial Unicode MS" w:cs="Arial Unicode MS" w:eastAsia="Arial Unicode MS" w:hAnsi="Arial Unicode MS"/>
          <w:rtl w:val="0"/>
        </w:rPr>
        <w:t xml:space="preserve"> Reverse problems (area → dimensions), factor-pair reasoning, multiple valid answers, side-by-side rectangle comparison</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b w:val="1"/>
          <w:bCs w:val="1"/>
          <w:rtl w:val="0"/>
        </w:rPr>
        <w:t xml:space="preserve">Why this sequence:</w:t>
      </w:r>
      <w:r w:rsidDel="00000000" w:rsidR="00000000" w:rsidRPr="00000000">
        <w:rPr>
          <w:rtl w:val="0"/>
        </w:rPr>
        <w:t xml:space="preserve"> M7 achieved the abstraction. M8 consolidates it through volume of practice AND extends it in a new cognitive direction (reverse). This prevents M7's abstraction from being fragile — students need practice at the new level before adding more complexity.</w:t>
      </w:r>
    </w:p>
    <w:p w:rsidR="00000000" w:rsidDel="00000000" w:rsidP="00000000" w:rsidRDefault="00000000" w:rsidRPr="00000000" w14:paraId="000005E3">
      <w:pPr>
        <w:pStyle w:val="Heading3"/>
        <w:rPr/>
      </w:pPr>
      <w:bookmarkStart w:colFirst="0" w:colLast="0" w:name="_80g8u57gstrl" w:id="89"/>
      <w:bookmarkEnd w:id="89"/>
      <w:r w:rsidDel="00000000" w:rsidR="00000000" w:rsidRPr="00000000">
        <w:rPr>
          <w:rFonts w:ascii="Arial Unicode MS" w:cs="Arial Unicode MS" w:eastAsia="Arial Unicode MS" w:hAnsi="Arial Unicode MS"/>
          <w:rtl w:val="0"/>
        </w:rPr>
        <w:t xml:space="preserve">Key Transition: M8 → M9</w:t>
      </w:r>
    </w:p>
    <w:p w:rsidR="00000000" w:rsidDel="00000000" w:rsidP="00000000" w:rsidRDefault="00000000" w:rsidRPr="00000000" w14:paraId="000005E4">
      <w:pPr>
        <w:rPr/>
      </w:pPr>
      <w:r w:rsidDel="00000000" w:rsidR="00000000" w:rsidRPr="00000000">
        <w:rPr>
          <w:b w:val="1"/>
          <w:bCs w:val="1"/>
          <w:rtl w:val="0"/>
        </w:rPr>
        <w:t xml:space="preserve">What M8 establishes:</w:t>
      </w:r>
      <w:r w:rsidDel="00000000" w:rsidR="00000000" w:rsidRPr="00000000">
        <w:rPr>
          <w:rtl w:val="0"/>
        </w:rPr>
        <w:t xml:space="preserve"> Fluent dimensions-to-area calculation; understanding that one area maps to multiple rectangles; factor-pair reasoning</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b w:val="1"/>
          <w:bCs w:val="1"/>
          <w:rtl w:val="0"/>
        </w:rPr>
        <w:t xml:space="preserve">What M9 builds:</w:t>
      </w:r>
      <w:r w:rsidDel="00000000" w:rsidR="00000000" w:rsidRPr="00000000">
        <w:rPr>
          <w:rtl w:val="0"/>
        </w:rPr>
        <w:t xml:space="preserve"> Real-world application — using area to solve problems with context, multiple solution strategies, problems with multiple correct answers (building on M8's "multiple rectangles for one area")</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b w:val="1"/>
          <w:bCs w:val="1"/>
          <w:rtl w:val="0"/>
        </w:rPr>
        <w:t xml:space="preserve">Bridge:</w:t>
      </w:r>
      <w:r w:rsidDel="00000000" w:rsidR="00000000" w:rsidRPr="00000000">
        <w:rPr>
          <w:rtl w:val="0"/>
        </w:rPr>
        <w:t xml:space="preserve"> "You know how to find area AND how to find rectangles that have a given area. Now let's use those skills to solve real problems."</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rPr>
          <w:shd w:fill="a4c2f4" w:val="clear"/>
        </w:rPr>
      </w:pPr>
      <w:bookmarkStart w:colFirst="0" w:colLast="0" w:name="_bmy15bvzdt0g" w:id="90"/>
      <w:bookmarkEnd w:id="90"/>
      <w:r w:rsidDel="00000000" w:rsidR="00000000" w:rsidRPr="00000000">
        <w:rPr>
          <w:shd w:fill="a4c2f4" w:val="clear"/>
          <w:rtl w:val="0"/>
        </w:rPr>
        <w:t xml:space="preserve">SME Review Questions</w:t>
      </w:r>
    </w:p>
    <w:p w:rsidR="00000000" w:rsidDel="00000000" w:rsidP="00000000" w:rsidRDefault="00000000" w:rsidRPr="00000000" w14:paraId="000005EC">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Reverse problem interaction: MC selection from factor-pair options vs. student generating pairs independently. MC is recommended for 3rd graders — confirm, or push toward more open response?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Multi-select MC — "Select ALL sets of dimensions that produce an area of ___." Options include all valid factor pairs plus distractors. Students must identify the complete set, not just one pair. This is more rigorous than single-select (tests exhaustive reasoning) while remaining age-appropriate (no open response). May have more than two correct answers depending on the target area.</w:t>
      </w:r>
      <w:commentRangeStart w:id="111"/>
      <w:r w:rsidDel="00000000" w:rsidR="00000000" w:rsidRPr="00000000">
        <w:rPr>
          <w:b w:val="1"/>
          <w:bCs w:val="1"/>
          <w:shd w:fill="ffe599" w:val="clear"/>
          <w:rtl w:val="0"/>
        </w:rPr>
        <w:t xml:space="preserve">    </w:t>
      </w: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05ED">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trike w:val="1"/>
          <w:shd w:fill="ffe599" w:val="clear"/>
          <w:rtl w:val="0"/>
        </w:rPr>
        <w:t xml:space="preserve">How many factor pairs required? "Find at least two" is specified for reverse problems. Is two sufficient, or should students be pushed to find ALL valid pairs (within factors ≤ 12)?</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Multi-select MC (Edit 88) replaces the "find at least two" framing. Prompt is "Select ALL sets of dimensions that give an area of [target]." All valid unique factor pairs are included as options alongside distractors. Students are not told how many correct answers exist. Full credit requires selecting all correct pairs with no incorrect selections; partial credit for selecting some correct pairs with no incorrect. This naturally pushes students toward finding all pairs without an artificial minimum.</w:t>
      </w:r>
      <w:commentRangeStart w:id="112"/>
      <w:r w:rsidDel="00000000" w:rsidR="00000000" w:rsidRPr="00000000">
        <w:rPr>
          <w:b w:val="1"/>
          <w:bCs w:val="1"/>
          <w:shd w:fill="ffe599" w:val="clear"/>
          <w:rtl w:val="0"/>
        </w:rPr>
        <w:t xml:space="preserve">     </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5EE">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1×n factor pairs: Accept if offered, but not in MC options. Is this the right call?</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rFonts w:ascii="Arial Unicode MS" w:cs="Arial Unicode MS" w:eastAsia="Arial Unicode MS" w:hAnsi="Arial Unicode MS"/>
          <w:shd w:fill="ffe599" w:val="clear"/>
          <w:rtl w:val="0"/>
        </w:rPr>
        <w:t xml:space="preserve">1×n pairs are now INCLUDED in multi-select MC options (Edit 91). Seeing 1×n validated as a correct selection normalizes it and reinforces that 1 is a legitimate factor. Factor cap for all pairs: both factors ≤ 12 (skip-countable per SME), plus 1×n always valid regardless of n (multiplying by 1 is trivial). Factors 13+ excluded as beyond useful 3rd grade range (Edit 92). All reverse problem prompts specify "whole number dimensions" to close the fractional answer loophole.</w:t>
      </w:r>
      <w:commentRangeStart w:id="113"/>
      <w:r w:rsidDel="00000000" w:rsidR="00000000" w:rsidRPr="00000000">
        <w:rPr>
          <w:b w:val="1"/>
          <w:bCs w:val="1"/>
          <w:shd w:fill="ffe599" w:val="clear"/>
          <w:rtl w:val="0"/>
        </w:rPr>
        <w:t xml:space="preserve">    </w:t>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05EF">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Shape reasoning from factor pairs: Late practice includes 1-2 problems asking "Which rectangle would be longer and skinnier?" Confirm this light-touch extension is appropriate, or trim further?</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Keep. Shape reasoning from factor pairs enriches learning by providing an opportunity to interpret the answer — connecting arithmetic output to geometric meaning. Tagged as STRETCH (Edit 84), so it counts toward mastery but doesn't penalize students still solidifying core forward/reverse skills. 1-2 problems, light touch.</w:t>
      </w:r>
      <w:commentRangeStart w:id="114"/>
      <w:r w:rsidDel="00000000" w:rsidR="00000000" w:rsidRPr="00000000">
        <w:rPr>
          <w:b w:val="1"/>
          <w:bCs w:val="1"/>
          <w:shd w:fill="ffe599" w:val="clear"/>
          <w:rtl w:val="0"/>
        </w:rPr>
        <w:t xml:space="preserve">   </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05F0">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Module identity shift (CRITICAL — biggest OUR departure in Unit 2): This module was "Measure to Find Area" in the Module Mapping (OUR L9), which centered on ruler measurement. It's now "Area Fluency — Forward and Reverse." Andrea should review this change specifically.</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shd w:fill="ffe599" w:val="clear"/>
          <w:rtl w:val="0"/>
        </w:rPr>
        <w:t xml:space="preserve">Andrea reviewed and confirmed this departure on February 17, 2025. Ruler measurement dropped (not in engineering specs, poor digital translation of physical skill), replaced with reverse problems. Standards verification completed: CCSS.Math.Content.3.MD.B.4 ("Generate measurement data by measuring lengths using rulers marked with halves and fourths of an inch") was not a goal of OUR L9, so skipping ruler measurement in M8 does not create a standards gap. Module Mapping to be updated to reflect "Area Fluency — Forward and Reverse" title and scope.</w:t>
      </w:r>
      <w:commentRangeStart w:id="115"/>
      <w:r w:rsidDel="00000000" w:rsidR="00000000" w:rsidRPr="00000000">
        <w:rPr>
          <w:b w:val="1"/>
          <w:bCs w:val="1"/>
          <w:shd w:fill="ffe599" w:val="clear"/>
          <w:rtl w:val="0"/>
        </w:rPr>
        <w:t xml:space="preserve">    </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5F1">
      <w:pPr>
        <w:numPr>
          <w:ilvl w:val="0"/>
          <w:numId w:val="4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Forward problem volume: Early activities are 5-6 forward-only problems. Is this too much pure consolidation before the reverse problems introduce new thinking?</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shd w:fill="ffe599" w:val="clear"/>
          <w:rtl w:val="0"/>
        </w:rPr>
        <w:t xml:space="preserve">Reduce to 4 forward-only problems in Early. Sufficient consolidation of M7 abstraction without delaying the reverse problems that introduce new thinking. Additional forward practice occurs naturally in Late when forward and reverse problems are mixed.</w:t>
      </w:r>
      <w:commentRangeStart w:id="116"/>
      <w:r w:rsidDel="00000000" w:rsidR="00000000" w:rsidRPr="00000000">
        <w:rPr>
          <w:b w:val="1"/>
          <w:bCs w:val="1"/>
          <w:shd w:fill="ffe599" w:val="clear"/>
          <w:rtl w:val="0"/>
        </w:rPr>
        <w:t xml:space="preserve">  </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05F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x7doxcibdogu" w:id="91"/>
      <w:bookmarkEnd w:id="91"/>
      <w:r w:rsidDel="00000000" w:rsidR="00000000" w:rsidRPr="00000000">
        <w:rPr>
          <w:b w:val="1"/>
          <w:bCs w:val="1"/>
          <w:sz w:val="34"/>
          <w:szCs w:val="34"/>
          <w:rtl w:val="0"/>
        </w:rPr>
        <w:t xml:space="preserve">MODULE 9: Solve Area Problems</w:t>
      </w:r>
    </w:p>
    <w:p w:rsidR="00000000" w:rsidDel="00000000" w:rsidP="00000000" w:rsidRDefault="00000000" w:rsidRPr="00000000" w14:paraId="000005F4">
      <w:pPr>
        <w:spacing w:after="240" w:before="240" w:lineRule="auto"/>
        <w:rPr>
          <w:i w:val="1"/>
          <w:iCs w:val="1"/>
        </w:rPr>
      </w:pPr>
      <w:r w:rsidDel="00000000" w:rsidR="00000000" w:rsidRPr="00000000">
        <w:rPr>
          <w:i w:val="1"/>
          <w:iCs w:val="1"/>
          <w:rtl w:val="0"/>
        </w:rPr>
        <w:t xml:space="preserve">OUR Lesson 10 | Standards: 3.MD.C.7.b (real-world contexts); 3.OA.B.5 (properties in problem solving)</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cub1phdmozwu" w:id="92"/>
      <w:bookmarkEnd w:id="92"/>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5F6">
      <w:pPr>
        <w:spacing w:after="240" w:before="240" w:lineRule="auto"/>
        <w:rPr/>
      </w:pPr>
      <w:r w:rsidDel="00000000" w:rsidR="00000000" w:rsidRPr="00000000">
        <w:rPr>
          <w:rtl w:val="0"/>
        </w:rPr>
        <w:t xml:space="preserve">Solve real-world and mathematical problems involving area.</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5F8">
      <w:pPr>
        <w:numPr>
          <w:ilvl w:val="0"/>
          <w:numId w:val="31"/>
        </w:numPr>
        <w:spacing w:after="0" w:afterAutospacing="0" w:before="240" w:lineRule="auto"/>
        <w:ind w:left="720" w:hanging="360"/>
      </w:pPr>
      <w:r w:rsidDel="00000000" w:rsidR="00000000" w:rsidRPr="00000000">
        <w:rPr>
          <w:rtl w:val="0"/>
        </w:rPr>
        <w:t xml:space="preserve">Area isn't just a calculation — it answers real questions: "Will this fit?" "How much space do we have?" "Is this enough?"</w:t>
      </w:r>
    </w:p>
    <w:p w:rsidR="00000000" w:rsidDel="00000000" w:rsidP="00000000" w:rsidRDefault="00000000" w:rsidRPr="00000000" w14:paraId="000005F9">
      <w:pPr>
        <w:numPr>
          <w:ilvl w:val="0"/>
          <w:numId w:val="31"/>
        </w:numPr>
        <w:spacing w:after="0" w:afterAutospacing="0" w:before="0" w:beforeAutospacing="0" w:lineRule="auto"/>
        <w:ind w:left="720" w:hanging="360"/>
      </w:pPr>
      <w:r w:rsidDel="00000000" w:rsidR="00000000" w:rsidRPr="00000000">
        <w:rPr>
          <w:rtl w:val="0"/>
        </w:rPr>
        <w:t xml:space="preserve">Students choose their own strategy: draw squares, use tick marks, count groups, multiply dimensions — all valid approaches as long as the reasoning is sound</w:t>
      </w:r>
    </w:p>
    <w:p w:rsidR="00000000" w:rsidDel="00000000" w:rsidP="00000000" w:rsidRDefault="00000000" w:rsidRPr="00000000" w14:paraId="000005FA">
      <w:pPr>
        <w:numPr>
          <w:ilvl w:val="0"/>
          <w:numId w:val="31"/>
        </w:numPr>
        <w:spacing w:after="0" w:afterAutospacing="0" w:before="0" w:beforeAutospacing="0" w:lineRule="auto"/>
        <w:ind w:left="720" w:hanging="360"/>
      </w:pPr>
      <w:r w:rsidDel="00000000" w:rsidR="00000000" w:rsidRPr="00000000">
        <w:rPr>
          <w:b w:val="1"/>
          <w:bCs w:val="1"/>
          <w:rtl w:val="0"/>
        </w:rPr>
        <w:t xml:space="preserve">THE BIG INSIGHT:</w:t>
      </w:r>
      <w:r w:rsidDel="00000000" w:rsidR="00000000" w:rsidRPr="00000000">
        <w:rPr>
          <w:rtl w:val="0"/>
        </w:rPr>
        <w:t xml:space="preserve"> This module doesn't teach a new skill. It teaches students to USE their skills in context. The cognitive shift is from "find the area" (procedure) to "use area to solve this" (application). Students must read a situation, identify that area is relevant, select a strategy, and justify their answer.</w:t>
      </w:r>
    </w:p>
    <w:p w:rsidR="00000000" w:rsidDel="00000000" w:rsidP="00000000" w:rsidRDefault="00000000" w:rsidRPr="00000000" w14:paraId="000005FB">
      <w:pPr>
        <w:numPr>
          <w:ilvl w:val="0"/>
          <w:numId w:val="31"/>
        </w:numPr>
        <w:spacing w:after="0" w:afterAutospacing="0" w:before="0" w:beforeAutospacing="0" w:lineRule="auto"/>
        <w:ind w:left="720" w:hanging="360"/>
      </w:pPr>
      <w:r w:rsidDel="00000000" w:rsidR="00000000" w:rsidRPr="00000000">
        <w:rPr>
          <w:rtl w:val="0"/>
        </w:rPr>
        <w:t xml:space="preserve">Problems may have multiple correct answers — e.g., "Design a garden with an area of 24 square feet" has many valid solutions (builds directly on M8's reverse problems)</w:t>
      </w:r>
    </w:p>
    <w:p w:rsidR="00000000" w:rsidDel="00000000" w:rsidP="00000000" w:rsidRDefault="00000000" w:rsidRPr="00000000" w14:paraId="000005FC">
      <w:pPr>
        <w:numPr>
          <w:ilvl w:val="0"/>
          <w:numId w:val="31"/>
        </w:numPr>
        <w:spacing w:after="0" w:afterAutospacing="0" w:before="0" w:beforeAutospacing="0" w:lineRule="auto"/>
        <w:ind w:left="720" w:hanging="360"/>
      </w:pPr>
      <w:r w:rsidDel="00000000" w:rsidR="00000000" w:rsidRPr="00000000">
        <w:rPr>
          <w:rtl w:val="0"/>
        </w:rPr>
        <w:t xml:space="preserve">Community garden context from OUR — sustained real-world scenario across the module</w:t>
      </w:r>
    </w:p>
    <w:p w:rsidR="00000000" w:rsidDel="00000000" w:rsidP="00000000" w:rsidRDefault="00000000" w:rsidRPr="00000000" w14:paraId="000005FD">
      <w:pPr>
        <w:numPr>
          <w:ilvl w:val="0"/>
          <w:numId w:val="31"/>
        </w:numPr>
        <w:spacing w:after="240" w:before="0" w:beforeAutospacing="0" w:lineRule="auto"/>
        <w:ind w:left="720" w:hanging="360"/>
      </w:pPr>
      <w:r w:rsidDel="00000000" w:rsidR="00000000" w:rsidRPr="00000000">
        <w:rPr>
          <w:b w:val="1"/>
          <w:bCs w:val="1"/>
          <w:rtl w:val="0"/>
        </w:rPr>
        <w:t xml:space="preserve">CRA Stage:</w:t>
      </w:r>
      <w:r w:rsidDel="00000000" w:rsidR="00000000" w:rsidRPr="00000000">
        <w:rPr>
          <w:rtl w:val="0"/>
        </w:rPr>
        <w:t xml:space="preserve"> Abstract — dimensions-only throughout. No grid support. Students work at full independence.</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3316j9wl4y1l" w:id="93"/>
      <w:bookmarkEnd w:id="93"/>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5FF">
      <w:pPr>
        <w:numPr>
          <w:ilvl w:val="0"/>
          <w:numId w:val="33"/>
        </w:numPr>
        <w:spacing w:after="0" w:afterAutospacing="0" w:before="240" w:lineRule="auto"/>
        <w:ind w:left="720" w:hanging="360"/>
      </w:pPr>
      <w:r w:rsidDel="00000000" w:rsidR="00000000" w:rsidRPr="00000000">
        <w:rPr>
          <w:rtl w:val="0"/>
        </w:rPr>
        <w:t xml:space="preserve">APPLY (Transfer) — using area skills to solve contextual problems</w:t>
      </w:r>
    </w:p>
    <w:p w:rsidR="00000000" w:rsidDel="00000000" w:rsidP="00000000" w:rsidRDefault="00000000" w:rsidRPr="00000000" w14:paraId="00000600">
      <w:pPr>
        <w:numPr>
          <w:ilvl w:val="0"/>
          <w:numId w:val="33"/>
        </w:numPr>
        <w:spacing w:after="0" w:afterAutospacing="0" w:before="0" w:beforeAutospacing="0" w:lineRule="auto"/>
        <w:ind w:left="720" w:hanging="360"/>
      </w:pPr>
      <w:r w:rsidDel="00000000" w:rsidR="00000000" w:rsidRPr="00000000">
        <w:rPr>
          <w:rtl w:val="0"/>
        </w:rPr>
        <w:t xml:space="preserve">CONNECT (Transfer) — linking area calculation to real-world decision-making</w:t>
      </w:r>
    </w:p>
    <w:p w:rsidR="00000000" w:rsidDel="00000000" w:rsidP="00000000" w:rsidRDefault="00000000" w:rsidRPr="00000000" w14:paraId="00000601">
      <w:pPr>
        <w:numPr>
          <w:ilvl w:val="0"/>
          <w:numId w:val="33"/>
        </w:numPr>
        <w:spacing w:after="240" w:before="0" w:beforeAutospacing="0" w:lineRule="auto"/>
        <w:ind w:left="720" w:hanging="360"/>
      </w:pPr>
      <w:r w:rsidDel="00000000" w:rsidR="00000000" w:rsidRPr="00000000">
        <w:rPr>
          <w:rtl w:val="0"/>
        </w:rPr>
        <w:t xml:space="preserve">CREATE (Procedural) — designing rectangles that meet area constraints</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s4h0cwhoaabx" w:id="94"/>
      <w:bookmarkEnd w:id="94"/>
      <w:r w:rsidDel="00000000" w:rsidR="00000000" w:rsidRPr="00000000">
        <w:rPr>
          <w:b w:val="1"/>
          <w:bCs w:val="1"/>
          <w:color w:val="000000"/>
          <w:sz w:val="26"/>
          <w:szCs w:val="26"/>
          <w:rtl w:val="0"/>
        </w:rPr>
        <w:t xml:space="preserve">Misconceptions Targeted</w:t>
      </w:r>
    </w:p>
    <w:p w:rsidR="00000000" w:rsidDel="00000000" w:rsidP="00000000" w:rsidRDefault="00000000" w:rsidRPr="00000000" w14:paraId="00000603">
      <w:pPr>
        <w:numPr>
          <w:ilvl w:val="0"/>
          <w:numId w:val="79"/>
        </w:numPr>
        <w:spacing w:after="0" w:afterAutospacing="0" w:before="240" w:lineRule="auto"/>
        <w:ind w:left="720" w:hanging="360"/>
      </w:pPr>
      <w:r w:rsidDel="00000000" w:rsidR="00000000" w:rsidRPr="00000000">
        <w:rPr>
          <w:b w:val="1"/>
          <w:bCs w:val="1"/>
          <w:rtl w:val="0"/>
        </w:rPr>
        <w:t xml:space="preserve">Picking numbers without understanding (PRIMARY)</w:t>
      </w:r>
      <w:r w:rsidDel="00000000" w:rsidR="00000000" w:rsidRPr="00000000">
        <w:rPr>
          <w:rFonts w:ascii="Arial Unicode MS" w:cs="Arial Unicode MS" w:eastAsia="Arial Unicode MS" w:hAnsi="Arial Unicode MS"/>
          <w:rtl w:val="0"/>
        </w:rPr>
        <w:t xml:space="preserve"> — Students grab numbers from the problem and multiply without reasoning about what the numbers represent. "The garden is 6 feet from the fence and the area is 24 square feet" → student multiplies 6 × 24 = 144. Addressed by requiring students to identify what each number represents before calculating.</w:t>
      </w:r>
    </w:p>
    <w:p w:rsidR="00000000" w:rsidDel="00000000" w:rsidP="00000000" w:rsidRDefault="00000000" w:rsidRPr="00000000" w14:paraId="00000604">
      <w:pPr>
        <w:numPr>
          <w:ilvl w:val="0"/>
          <w:numId w:val="79"/>
        </w:numPr>
        <w:spacing w:after="240" w:before="0" w:beforeAutospacing="0" w:lineRule="auto"/>
        <w:ind w:left="720" w:hanging="360"/>
      </w:pPr>
      <w:r w:rsidDel="00000000" w:rsidR="00000000" w:rsidRPr="00000000">
        <w:rPr>
          <w:b w:val="1"/>
          <w:bCs w:val="1"/>
          <w:rtl w:val="0"/>
        </w:rPr>
        <w:t xml:space="preserve">M5: Not Multiplying Side Lengths (SECONDARY)</w:t>
      </w:r>
      <w:r w:rsidDel="00000000" w:rsidR="00000000" w:rsidRPr="00000000">
        <w:rPr>
          <w:rtl w:val="0"/>
        </w:rPr>
        <w:t xml:space="preserve"> — May resurface under cognitive load of word problems. Students who were fluent in M8 may revert to adding when the problem context demands extra processing. Addressed by consistent problem structure and Equation Builder availability.</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7zvbv07jeig2" w:id="95"/>
      <w:bookmarkEnd w:id="95"/>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608">
      <w:pPr>
        <w:numPr>
          <w:ilvl w:val="0"/>
          <w:numId w:val="18"/>
        </w:numPr>
        <w:spacing w:after="0" w:afterAutospacing="0" w:before="240" w:lineRule="auto"/>
        <w:ind w:left="720" w:hanging="360"/>
      </w:pPr>
      <w:r w:rsidDel="00000000" w:rsidR="00000000" w:rsidRPr="00000000">
        <w:rPr>
          <w:rtl w:val="0"/>
        </w:rPr>
        <w:t xml:space="preserve">Two word problems, same context, different questions:</w:t>
      </w:r>
    </w:p>
    <w:p w:rsidR="00000000" w:rsidDel="00000000" w:rsidP="00000000" w:rsidRDefault="00000000" w:rsidRPr="00000000" w14:paraId="00000609">
      <w:pPr>
        <w:numPr>
          <w:ilvl w:val="1"/>
          <w:numId w:val="18"/>
        </w:numPr>
        <w:spacing w:after="0" w:afterAutospacing="0" w:before="0" w:beforeAutospacing="0" w:lineRule="auto"/>
        <w:ind w:left="1440" w:hanging="360"/>
      </w:pPr>
      <w:commentRangeStart w:id="117"/>
      <w:commentRangeStart w:id="118"/>
      <w:commentRangeStart w:id="119"/>
      <w:r w:rsidDel="00000000" w:rsidR="00000000" w:rsidRPr="00000000">
        <w:rPr>
          <w:rtl w:val="0"/>
        </w:rPr>
        <w:t xml:space="preserve">"A garden is 5 feet long and 4 feet wide. What is the area?"</w:t>
      </w:r>
    </w:p>
    <w:p w:rsidR="00000000" w:rsidDel="00000000" w:rsidP="00000000" w:rsidRDefault="00000000" w:rsidRPr="00000000" w14:paraId="0000060A">
      <w:pPr>
        <w:numPr>
          <w:ilvl w:val="1"/>
          <w:numId w:val="18"/>
        </w:numPr>
        <w:spacing w:after="0" w:afterAutospacing="0" w:before="0" w:beforeAutospacing="0" w:lineRule="auto"/>
        <w:ind w:left="1440" w:hanging="360"/>
      </w:pPr>
      <w:r w:rsidDel="00000000" w:rsidR="00000000" w:rsidRPr="00000000">
        <w:rPr>
          <w:rtl w:val="0"/>
        </w:rPr>
        <w:t xml:space="preserve">"A garden has an area of 20 square feet. It is 5 feet long. How wide is it?"</w:t>
      </w:r>
      <w:commentRangeEnd w:id="117"/>
      <w:r w:rsidDel="00000000" w:rsidR="00000000" w:rsidRPr="00000000">
        <w:commentReference w:id="117"/>
      </w:r>
      <w:commentRangeEnd w:id="118"/>
      <w:r w:rsidDel="00000000" w:rsidR="00000000" w:rsidRPr="00000000">
        <w:commentReference w:id="118"/>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60B">
      <w:pPr>
        <w:numPr>
          <w:ilvl w:val="0"/>
          <w:numId w:val="18"/>
        </w:numPr>
        <w:spacing w:after="0" w:afterAutospacing="0" w:before="0" w:beforeAutospacing="0" w:lineRule="auto"/>
        <w:ind w:left="720" w:hanging="360"/>
      </w:pPr>
      <w:r w:rsidDel="00000000" w:rsidR="00000000" w:rsidRPr="00000000">
        <w:rPr>
          <w:rtl w:val="0"/>
        </w:rPr>
        <w:t xml:space="preserve">Students solve both, then compare: "Both problems are about the SAME garden. One gives you both sides. The other gives you the area and ONE side."</w:t>
      </w:r>
    </w:p>
    <w:p w:rsidR="00000000" w:rsidDel="00000000" w:rsidP="00000000" w:rsidRDefault="00000000" w:rsidRPr="00000000" w14:paraId="0000060C">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Purpose: Activate both forward (dimensions → area) and reverse (area + one dimension → other dimension) reasoning from M8. Establish that area problems come in different forms.</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60E">
      <w:pPr>
        <w:spacing w:after="240" w:before="240" w:lineRule="auto"/>
        <w:rPr>
          <w:i w:val="1"/>
          <w:iCs w:val="1"/>
        </w:rPr>
      </w:pPr>
      <w:r w:rsidDel="00000000" w:rsidR="00000000" w:rsidRPr="00000000">
        <w:rPr>
          <w:i w:val="1"/>
          <w:iCs w:val="1"/>
          <w:rtl w:val="0"/>
        </w:rPr>
        <w:t xml:space="preserve">Early activities (Forward application + missing-dimension introduction):</w:t>
      </w:r>
    </w:p>
    <w:p w:rsidR="00000000" w:rsidDel="00000000" w:rsidP="00000000" w:rsidRDefault="00000000" w:rsidRPr="00000000" w14:paraId="0000060F">
      <w:pPr>
        <w:numPr>
          <w:ilvl w:val="0"/>
          <w:numId w:val="66"/>
        </w:numPr>
        <w:spacing w:after="0" w:afterAutospacing="0" w:before="240" w:lineRule="auto"/>
        <w:ind w:left="720" w:hanging="360"/>
      </w:pPr>
      <w:r w:rsidDel="00000000" w:rsidR="00000000" w:rsidRPr="00000000">
        <w:rPr>
          <w:b w:val="1"/>
          <w:bCs w:val="1"/>
          <w:rtl w:val="0"/>
        </w:rPr>
        <w:t xml:space="preserve">Grid Rectangles</w:t>
      </w:r>
      <w:r w:rsidDel="00000000" w:rsidR="00000000" w:rsidRPr="00000000">
        <w:rPr>
          <w:rtl w:val="0"/>
        </w:rPr>
        <w:t xml:space="preserve"> (outline + dimensions) + </w:t>
      </w:r>
      <w:r w:rsidDel="00000000" w:rsidR="00000000" w:rsidRPr="00000000">
        <w:rPr>
          <w:b w:val="1"/>
          <w:bCs w:val="1"/>
          <w:rtl w:val="0"/>
        </w:rPr>
        <w:t xml:space="preserve">Equation Builder</w:t>
      </w:r>
      <w:r w:rsidDel="00000000" w:rsidR="00000000" w:rsidRPr="00000000">
        <w:rPr>
          <w:rtl w:val="0"/>
        </w:rPr>
        <w:t xml:space="preserve"> (multiplication with unit labels)</w:t>
      </w:r>
    </w:p>
    <w:p w:rsidR="00000000" w:rsidDel="00000000" w:rsidP="00000000" w:rsidRDefault="00000000" w:rsidRPr="00000000" w14:paraId="00000610">
      <w:pPr>
        <w:numPr>
          <w:ilvl w:val="1"/>
          <w:numId w:val="66"/>
        </w:numPr>
        <w:spacing w:after="0" w:afterAutospacing="0" w:before="0" w:beforeAutospacing="0" w:lineRule="auto"/>
        <w:ind w:left="1440" w:hanging="360"/>
      </w:pPr>
      <w:r w:rsidDel="00000000" w:rsidR="00000000" w:rsidRPr="00000000">
        <w:rPr>
          <w:rtl w:val="0"/>
        </w:rPr>
        <w:t xml:space="preserve">Forward word problems with clear dimensions stated (community garden context):</w:t>
      </w:r>
    </w:p>
    <w:p w:rsidR="00000000" w:rsidDel="00000000" w:rsidP="00000000" w:rsidRDefault="00000000" w:rsidRPr="00000000" w14:paraId="00000611">
      <w:pPr>
        <w:numPr>
          <w:ilvl w:val="2"/>
          <w:numId w:val="66"/>
        </w:numPr>
        <w:spacing w:after="0" w:afterAutospacing="0" w:before="0" w:beforeAutospacing="0" w:lineRule="auto"/>
        <w:ind w:left="2160" w:hanging="360"/>
      </w:pPr>
      <w:r w:rsidDel="00000000" w:rsidR="00000000" w:rsidRPr="00000000">
        <w:rPr>
          <w:rtl w:val="0"/>
        </w:rPr>
        <w:t xml:space="preserve">"Jada's family is planting a garden that is 8 feet long and 3 feet wide. What is the area of the garden?"</w:t>
      </w:r>
    </w:p>
    <w:p w:rsidR="00000000" w:rsidDel="00000000" w:rsidP="00000000" w:rsidRDefault="00000000" w:rsidRPr="00000000" w14:paraId="00000612">
      <w:pPr>
        <w:numPr>
          <w:ilvl w:val="2"/>
          <w:numId w:val="66"/>
        </w:numPr>
        <w:spacing w:after="0" w:afterAutospacing="0" w:before="0" w:beforeAutospacing="0" w:lineRule="auto"/>
        <w:ind w:left="2160" w:hanging="360"/>
      </w:pPr>
      <w:r w:rsidDel="00000000" w:rsidR="00000000" w:rsidRPr="00000000">
        <w:rPr>
          <w:rtl w:val="0"/>
        </w:rPr>
        <w:t xml:space="preserve">"Andre's plot is 6 feet long and 6 feet wide. How many square feet is his garden?"</w:t>
      </w:r>
    </w:p>
    <w:p w:rsidR="00000000" w:rsidDel="00000000" w:rsidP="00000000" w:rsidRDefault="00000000" w:rsidRPr="00000000" w14:paraId="00000613">
      <w:pPr>
        <w:numPr>
          <w:ilvl w:val="1"/>
          <w:numId w:val="66"/>
        </w:numPr>
        <w:spacing w:after="0" w:afterAutospacing="0" w:before="0" w:beforeAutospacing="0" w:lineRule="auto"/>
        <w:ind w:left="1440" w:hanging="360"/>
      </w:pPr>
      <w:r w:rsidDel="00000000" w:rsidR="00000000" w:rsidRPr="00000000">
        <w:rPr>
          <w:rtl w:val="0"/>
        </w:rPr>
        <w:t xml:space="preserve">Rectangle visual accompanies each problem — dimensions labeled</w:t>
      </w:r>
    </w:p>
    <w:p w:rsidR="00000000" w:rsidDel="00000000" w:rsidP="00000000" w:rsidRDefault="00000000" w:rsidRPr="00000000" w14:paraId="00000614">
      <w:pPr>
        <w:numPr>
          <w:ilvl w:val="1"/>
          <w:numId w:val="66"/>
        </w:numPr>
        <w:spacing w:after="0" w:afterAutospacing="0" w:before="0" w:beforeAutospacing="0" w:lineRule="auto"/>
        <w:ind w:left="1440" w:hanging="360"/>
      </w:pPr>
      <w:r w:rsidDel="00000000" w:rsidR="00000000" w:rsidRPr="00000000">
        <w:rPr>
          <w:rtl w:val="0"/>
        </w:rPr>
        <w:t xml:space="preserve">Students multiply and state area with units</w:t>
      </w:r>
    </w:p>
    <w:p w:rsidR="00000000" w:rsidDel="00000000" w:rsidP="00000000" w:rsidRDefault="00000000" w:rsidRPr="00000000" w14:paraId="00000615">
      <w:pPr>
        <w:numPr>
          <w:ilvl w:val="1"/>
          <w:numId w:val="66"/>
        </w:numPr>
        <w:spacing w:after="0" w:afterAutospacing="0" w:before="0" w:beforeAutospacing="0" w:lineRule="auto"/>
        <w:ind w:left="1440" w:hanging="360"/>
      </w:pPr>
      <w:r w:rsidDel="00000000" w:rsidR="00000000" w:rsidRPr="00000000">
        <w:rPr>
          <w:rtl w:val="0"/>
        </w:rPr>
        <w:t xml:space="preserve">3-4 forward problems — these are familiar M7-M8 level calculations wrapped in word-problem language</w:t>
      </w:r>
    </w:p>
    <w:p w:rsidR="00000000" w:rsidDel="00000000" w:rsidP="00000000" w:rsidRDefault="00000000" w:rsidRPr="00000000" w14:paraId="00000616">
      <w:pPr>
        <w:numPr>
          <w:ilvl w:val="1"/>
          <w:numId w:val="66"/>
        </w:numPr>
        <w:spacing w:after="0" w:afterAutospacing="0" w:before="0" w:beforeAutospacing="0" w:lineRule="auto"/>
        <w:ind w:left="1440" w:hanging="360"/>
      </w:pPr>
      <w:commentRangeStart w:id="120"/>
      <w:commentRangeStart w:id="121"/>
      <w:commentRangeStart w:id="122"/>
      <w:r w:rsidDel="00000000" w:rsidR="00000000" w:rsidRPr="00000000">
        <w:rPr>
          <w:rtl w:val="0"/>
        </w:rPr>
        <w:t xml:space="preserve">Scaffolding: </w:t>
      </w:r>
      <w:commentRangeEnd w:id="120"/>
      <w:r w:rsidDel="00000000" w:rsidR="00000000" w:rsidRPr="00000000">
        <w:commentReference w:id="120"/>
      </w:r>
      <w:commentRangeEnd w:id="121"/>
      <w:r w:rsidDel="00000000" w:rsidR="00000000" w:rsidRPr="00000000">
        <w:commentReference w:id="121"/>
      </w:r>
      <w:commentRangeEnd w:id="122"/>
      <w:r w:rsidDel="00000000" w:rsidR="00000000" w:rsidRPr="00000000">
        <w:commentReference w:id="122"/>
      </w:r>
      <w:r w:rsidDel="00000000" w:rsidR="00000000" w:rsidRPr="00000000">
        <w:rPr>
          <w:rtl w:val="0"/>
        </w:rPr>
        <w:t xml:space="preserve">Equation Builder available for students who need structure</w:t>
      </w:r>
    </w:p>
    <w:p w:rsidR="00000000" w:rsidDel="00000000" w:rsidP="00000000" w:rsidRDefault="00000000" w:rsidRPr="00000000" w14:paraId="00000617">
      <w:pPr>
        <w:numPr>
          <w:ilvl w:val="2"/>
          <w:numId w:val="6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How it scaffolds:</w:t>
      </w:r>
      <w:r w:rsidDel="00000000" w:rsidR="00000000" w:rsidRPr="00000000">
        <w:rPr>
          <w:shd w:fill="ffe599" w:val="clear"/>
          <w:rtl w:val="0"/>
        </w:rPr>
        <w:t xml:space="preserve"> The Equation Builder provides a visible ___ × ___ = ___ template. For students who can reason abstractly, this is unnecessary — they read "5 feet long and 4 feet wide" and answer 20 sq ft directly. For students who struggle with word problems, the template helps them ORGANIZE: "What goes in the first slot? What goes in the second slot?" It turns "figure out the area from this paragraph" into "fill in the blanks in this equation."</w:t>
      </w:r>
    </w:p>
    <w:p w:rsidR="00000000" w:rsidDel="00000000" w:rsidP="00000000" w:rsidRDefault="00000000" w:rsidRPr="00000000" w14:paraId="00000618">
      <w:pPr>
        <w:numPr>
          <w:ilvl w:val="3"/>
          <w:numId w:val="66"/>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For missing-dimension problems (Mid): the template shows ___ × [known dimension] = [known area], making the unknown visually explicit. Students see that one factor and the product are given — they need the other factor. This reframes a word problem as a fill-in-the-blank equation.</w:t>
      </w:r>
    </w:p>
    <w:p w:rsidR="00000000" w:rsidDel="00000000" w:rsidP="00000000" w:rsidRDefault="00000000" w:rsidRPr="00000000" w14:paraId="00000619">
      <w:pPr>
        <w:numPr>
          <w:ilvl w:val="3"/>
          <w:numId w:val="66"/>
        </w:numPr>
        <w:spacing w:after="0" w:afterAutospacing="0"/>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Guide-activated, not always visible.</w:t>
      </w:r>
      <w:r w:rsidDel="00000000" w:rsidR="00000000" w:rsidRPr="00000000">
        <w:rPr>
          <w:shd w:fill="ffe599" w:val="clear"/>
          <w:rtl w:val="0"/>
        </w:rPr>
        <w:t xml:space="preserve"> Equation Builder appears when a student struggles (e.g., incorrect first attempt or extended inactivity). Students who answer correctly without it never see it — maintaining M8's full-independence expectation.</w:t>
      </w:r>
    </w:p>
    <w:p w:rsidR="00000000" w:rsidDel="00000000" w:rsidP="00000000" w:rsidRDefault="00000000" w:rsidRPr="00000000" w14:paraId="0000061A">
      <w:pPr>
        <w:numPr>
          <w:ilvl w:val="0"/>
          <w:numId w:val="66"/>
        </w:numPr>
        <w:spacing w:after="0" w:afterAutospacing="0" w:before="0" w:beforeAutospacing="0" w:lineRule="auto"/>
        <w:ind w:left="720" w:hanging="360"/>
        <w:rPr>
          <w:strike w:val="1"/>
        </w:rPr>
      </w:pPr>
      <w:r w:rsidDel="00000000" w:rsidR="00000000" w:rsidRPr="00000000">
        <w:rPr>
          <w:b w:val="1"/>
          <w:bCs w:val="1"/>
          <w:strike w:val="1"/>
          <w:rtl w:val="0"/>
        </w:rPr>
        <w:t xml:space="preserve">Key beat (forward):</w:t>
      </w:r>
      <w:r w:rsidDel="00000000" w:rsidR="00000000" w:rsidRPr="00000000">
        <w:rPr>
          <w:strike w:val="1"/>
          <w:rtl w:val="0"/>
        </w:rPr>
        <w:t xml:space="preserve"> The first problem where a student reads a word problem, identifies the dimensions, multiplies, and answers the contextual question ("</w:t>
      </w:r>
      <w:commentRangeStart w:id="123"/>
      <w:commentRangeStart w:id="124"/>
      <w:commentRangeStart w:id="125"/>
      <w:r w:rsidDel="00000000" w:rsidR="00000000" w:rsidRPr="00000000">
        <w:rPr>
          <w:strike w:val="1"/>
          <w:rtl w:val="0"/>
        </w:rPr>
        <w:t xml:space="preserve">How many square feet of soil does Jada need?</w:t>
      </w:r>
      <w:commentRangeEnd w:id="123"/>
      <w:r w:rsidDel="00000000" w:rsidR="00000000" w:rsidRPr="00000000">
        <w:commentReference w:id="123"/>
      </w:r>
      <w:commentRangeEnd w:id="124"/>
      <w:r w:rsidDel="00000000" w:rsidR="00000000" w:rsidRPr="00000000">
        <w:commentReference w:id="124"/>
      </w:r>
      <w:commentRangeEnd w:id="125"/>
      <w:r w:rsidDel="00000000" w:rsidR="00000000" w:rsidRPr="00000000">
        <w:commentReference w:id="125"/>
      </w:r>
      <w:r w:rsidDel="00000000" w:rsidR="00000000" w:rsidRPr="00000000">
        <w:rPr>
          <w:strike w:val="1"/>
          <w:rtl w:val="0"/>
        </w:rPr>
        <w:t xml:space="preserve">") is the moment the area becomes a TOOL rather than an exercise. The answer matters to someone in the story. This shift from abstract calculation to applied reasoning is what M9 exists to achieve.</w:t>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295275</wp:posOffset>
            </wp:positionV>
            <wp:extent cx="1644782" cy="963609"/>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44782" cy="963609"/>
                    </a:xfrm>
                    <a:prstGeom prst="rect"/>
                    <a:ln/>
                  </pic:spPr>
                </pic:pic>
              </a:graphicData>
            </a:graphic>
          </wp:anchor>
        </w:drawing>
      </w:r>
    </w:p>
    <w:p w:rsidR="00000000" w:rsidDel="00000000" w:rsidP="00000000" w:rsidRDefault="00000000" w:rsidRPr="00000000" w14:paraId="0000061B">
      <w:pPr>
        <w:numPr>
          <w:ilvl w:val="0"/>
          <w:numId w:val="6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Key beat (forward): The first problem where a student reads a word problem, identifies the dimensions, multiplies, and answers a contextual question is the moment area becomes a TOOL rather than an exercise. The answer matters to someone in the story. This shift from abstract calculation to applied reasoning is what M9 exists to achieve.</w:t>
      </w:r>
    </w:p>
    <w:p w:rsidR="00000000" w:rsidDel="00000000" w:rsidP="00000000" w:rsidRDefault="00000000" w:rsidRPr="00000000" w14:paraId="0000061C">
      <w:pPr>
        <w:numPr>
          <w:ilvl w:val="1"/>
          <w:numId w:val="6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Context must be genuinely area-based — no volume ambiguity.</w:t>
      </w:r>
      <w:r w:rsidDel="00000000" w:rsidR="00000000" w:rsidRPr="00000000">
        <w:rPr>
          <w:shd w:fill="ffe599" w:val="clear"/>
          <w:rtl w:val="0"/>
        </w:rPr>
        <w:t xml:space="preserve"> "How many square feet of soil?" is mathematically imprecise: soil is measured by volume, and a bag covers X sq ft only at a specific depth. Either fix with a bag label showing coverage at stated depth (adds complexity), or use a context that IS area: sod/turf, landscape fabric, paving tiles, paint coverage.</w:t>
      </w:r>
    </w:p>
    <w:p w:rsidR="00000000" w:rsidDel="00000000" w:rsidP="00000000" w:rsidRDefault="00000000" w:rsidRPr="00000000" w14:paraId="0000061D">
      <w:pPr>
        <w:numPr>
          <w:ilvl w:val="1"/>
          <w:numId w:val="6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Recommended contexts for community garden:</w:t>
      </w:r>
      <w:r w:rsidDel="00000000" w:rsidR="00000000" w:rsidRPr="00000000">
        <w:rPr>
          <w:rtl w:val="0"/>
        </w:rPr>
      </w:r>
    </w:p>
    <w:p w:rsidR="00000000" w:rsidDel="00000000" w:rsidP="00000000" w:rsidRDefault="00000000" w:rsidRPr="00000000" w14:paraId="0000061E">
      <w:pPr>
        <w:numPr>
          <w:ilvl w:val="2"/>
          <w:numId w:val="6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Sod/grass: "How many square feet of sod does Jada need?" (sod IS sold by area — no volume ambiguity)</w:t>
      </w:r>
    </w:p>
    <w:p w:rsidR="00000000" w:rsidDel="00000000" w:rsidP="00000000" w:rsidRDefault="00000000" w:rsidRPr="00000000" w14:paraId="0000061F">
      <w:pPr>
        <w:numPr>
          <w:ilvl w:val="2"/>
          <w:numId w:val="6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Landscape fabric: "How many square feet of weed barrier?" (same — purely area)</w:t>
      </w:r>
    </w:p>
    <w:p w:rsidR="00000000" w:rsidDel="00000000" w:rsidP="00000000" w:rsidRDefault="00000000" w:rsidRPr="00000000" w14:paraId="00000620">
      <w:pPr>
        <w:numPr>
          <w:ilvl w:val="2"/>
          <w:numId w:val="6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Paving stones: "How many square feet of pavers for the path?" (area coverage)</w:t>
      </w:r>
    </w:p>
    <w:p w:rsidR="00000000" w:rsidDel="00000000" w:rsidP="00000000" w:rsidRDefault="00000000" w:rsidRPr="00000000" w14:paraId="00000621">
      <w:pPr>
        <w:numPr>
          <w:ilvl w:val="1"/>
          <w:numId w:val="6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Contexts to AVOID without careful treatment:</w:t>
      </w:r>
      <w:r w:rsidDel="00000000" w:rsidR="00000000" w:rsidRPr="00000000">
        <w:rPr>
          <w:shd w:fill="ffe599" w:val="clear"/>
          <w:rtl w:val="0"/>
        </w:rPr>
        <w:t xml:space="preserve"> soil, mulch, gravel, sand — all measured by volume. If used, the problem must include a product label specifying coverage area at a stated depth, with a visual (bag label zoom/magnifying glass). This is workable but adds cognitive overhead that distracts from the area learning goal.</w:t>
      </w:r>
    </w:p>
    <w:p w:rsidR="00000000" w:rsidDel="00000000" w:rsidP="00000000" w:rsidRDefault="00000000" w:rsidRPr="00000000" w14:paraId="00000622">
      <w:pPr>
        <w:numPr>
          <w:ilvl w:val="1"/>
          <w:numId w:val="66"/>
        </w:numPr>
        <w:spacing w:after="0" w:afterAutospacing="0"/>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Every real-world area context must pass the test: "Is this genuinely measured in square units, or am I implying area when the real measurement is volume/length/count?" Contexts that fail this test create misconceptions about what area measures.</w:t>
      </w:r>
    </w:p>
    <w:p w:rsidR="00000000" w:rsidDel="00000000" w:rsidP="00000000" w:rsidRDefault="00000000" w:rsidRPr="00000000" w14:paraId="00000623">
      <w:pPr>
        <w:numPr>
          <w:ilvl w:val="0"/>
          <w:numId w:val="66"/>
        </w:numPr>
        <w:spacing w:after="0" w:afterAutospacing="0" w:before="0" w:beforeAutospacing="0" w:lineRule="auto"/>
        <w:ind w:left="720" w:hanging="360"/>
      </w:pPr>
      <w:r w:rsidDel="00000000" w:rsidR="00000000" w:rsidRPr="00000000">
        <w:rPr>
          <w:b w:val="1"/>
          <w:bCs w:val="1"/>
          <w:rtl w:val="0"/>
        </w:rPr>
        <w:t xml:space="preserve">Missing-dimension introduction</w:t>
      </w:r>
      <w:r w:rsidDel="00000000" w:rsidR="00000000" w:rsidRPr="00000000">
        <w:rPr>
          <w:rtl w:val="0"/>
        </w:rPr>
        <w:t xml:space="preserve"> (guided, still community garden context):</w:t>
      </w:r>
    </w:p>
    <w:p w:rsidR="00000000" w:rsidDel="00000000" w:rsidP="00000000" w:rsidRDefault="00000000" w:rsidRPr="00000000" w14:paraId="00000624">
      <w:pPr>
        <w:numPr>
          <w:ilvl w:val="1"/>
          <w:numId w:val="66"/>
        </w:numPr>
        <w:spacing w:after="0" w:afterAutospacing="0" w:before="0" w:beforeAutospacing="0" w:lineRule="auto"/>
        <w:ind w:left="1440" w:hanging="360"/>
      </w:pPr>
      <w:r w:rsidDel="00000000" w:rsidR="00000000" w:rsidRPr="00000000">
        <w:rPr>
          <w:b w:val="1"/>
          <w:bCs w:val="1"/>
          <w:rtl w:val="0"/>
        </w:rPr>
        <w:t xml:space="preserve">Grid Rectangles</w:t>
      </w:r>
      <w:r w:rsidDel="00000000" w:rsidR="00000000" w:rsidRPr="00000000">
        <w:rPr>
          <w:rtl w:val="0"/>
        </w:rPr>
        <w:t xml:space="preserve"> (outline, one dimension labeled, area stated inside, "?" on missing side) + </w:t>
      </w:r>
      <w:r w:rsidDel="00000000" w:rsidR="00000000" w:rsidRPr="00000000">
        <w:rPr>
          <w:b w:val="1"/>
          <w:bCs w:val="1"/>
          <w:rtl w:val="0"/>
        </w:rPr>
        <w:t xml:space="preserve">Equation Builder</w:t>
      </w:r>
      <w:r w:rsidDel="00000000" w:rsidR="00000000" w:rsidRPr="00000000">
        <w:rPr>
          <w:rtl w:val="0"/>
        </w:rPr>
        <w:t xml:space="preserve"> (blank-slot mode: ___ × 5 = 30)</w:t>
      </w:r>
    </w:p>
    <w:p w:rsidR="00000000" w:rsidDel="00000000" w:rsidP="00000000" w:rsidRDefault="00000000" w:rsidRPr="00000000" w14:paraId="00000625">
      <w:pPr>
        <w:numPr>
          <w:ilvl w:val="1"/>
          <w:numId w:val="66"/>
        </w:numPr>
        <w:spacing w:after="0" w:afterAutospacing="0" w:before="0" w:beforeAutospacing="0" w:lineRule="auto"/>
        <w:ind w:left="1440" w:hanging="360"/>
      </w:pPr>
      <w:r w:rsidDel="00000000" w:rsidR="00000000" w:rsidRPr="00000000">
        <w:rPr>
          <w:rtl w:val="0"/>
        </w:rPr>
        <w:t xml:space="preserve">"The community garden has a plot with an area of 30 square feet. It is 5 feet wide. How long is it?"</w:t>
      </w:r>
    </w:p>
    <w:p w:rsidR="00000000" w:rsidDel="00000000" w:rsidP="00000000" w:rsidRDefault="00000000" w:rsidRPr="00000000" w14:paraId="00000626">
      <w:pPr>
        <w:numPr>
          <w:ilvl w:val="1"/>
          <w:numId w:val="66"/>
        </w:numPr>
        <w:spacing w:after="0" w:afterAutospacing="0" w:before="0" w:beforeAutospacing="0" w:lineRule="auto"/>
        <w:ind w:left="1440" w:hanging="360"/>
      </w:pPr>
      <w:r w:rsidDel="00000000" w:rsidR="00000000" w:rsidRPr="00000000">
        <w:rPr>
          <w:b w:val="1"/>
          <w:bCs w:val="1"/>
          <w:rtl w:val="0"/>
        </w:rPr>
        <w:t xml:space="preserve">Key beat (missing dimension):</w:t>
      </w:r>
      <w:r w:rsidDel="00000000" w:rsidR="00000000" w:rsidRPr="00000000">
        <w:rPr>
          <w:rtl w:val="0"/>
        </w:rPr>
        <w:t xml:space="preserve"> Guide models the thinking on the FIRST problem: "We know 5 times SOMETHING equals 30. What number times 5 gives us 30?" Frame as multiplication with a missing factor, NOT as division. This keeps the reasoning within the unit's conceptual frame. Students must hear the thinking verbalized before attempting independently.</w:t>
      </w:r>
    </w:p>
    <w:p w:rsidR="00000000" w:rsidDel="00000000" w:rsidP="00000000" w:rsidRDefault="00000000" w:rsidRPr="00000000" w14:paraId="00000627">
      <w:pPr>
        <w:numPr>
          <w:ilvl w:val="1"/>
          <w:numId w:val="66"/>
        </w:numPr>
        <w:spacing w:after="0" w:afterAutospacing="0" w:before="0" w:beforeAutospacing="0" w:lineRule="auto"/>
        <w:ind w:left="1440" w:hanging="360"/>
      </w:pPr>
      <w:r w:rsidDel="00000000" w:rsidR="00000000" w:rsidRPr="00000000">
        <w:rPr>
          <w:b w:val="1"/>
          <w:bCs w:val="1"/>
          <w:rtl w:val="0"/>
        </w:rPr>
        <w:t xml:space="preserve">Flag for Starter Pack:</w:t>
      </w:r>
      <w:r w:rsidDel="00000000" w:rsidR="00000000" w:rsidRPr="00000000">
        <w:rPr>
          <w:rtl w:val="0"/>
        </w:rPr>
        <w:t xml:space="preserve"> The guide modeling on the first missing-dimension problem is load-bearing. It must appear in the script. Do not skip to independent practice.</w:t>
      </w:r>
    </w:p>
    <w:p w:rsidR="00000000" w:rsidDel="00000000" w:rsidP="00000000" w:rsidRDefault="00000000" w:rsidRPr="00000000" w14:paraId="00000628">
      <w:pPr>
        <w:numPr>
          <w:ilvl w:val="1"/>
          <w:numId w:val="66"/>
        </w:numPr>
        <w:spacing w:after="0" w:afterAutospacing="0" w:before="0" w:beforeAutospacing="0" w:lineRule="auto"/>
        <w:ind w:left="1440" w:hanging="360"/>
      </w:pPr>
      <w:r w:rsidDel="00000000" w:rsidR="00000000" w:rsidRPr="00000000">
        <w:rPr>
          <w:rtl w:val="0"/>
        </w:rPr>
        <w:t xml:space="preserve">2-3 missing-dimension problems, Equation Builder scaffolded, community garden context</w:t>
      </w:r>
    </w:p>
    <w:p w:rsidR="00000000" w:rsidDel="00000000" w:rsidP="00000000" w:rsidRDefault="00000000" w:rsidRPr="00000000" w14:paraId="00000629">
      <w:pPr>
        <w:numPr>
          <w:ilvl w:val="1"/>
          <w:numId w:val="66"/>
        </w:numPr>
        <w:spacing w:after="240" w:before="0" w:beforeAutospacing="0" w:lineRule="auto"/>
        <w:ind w:left="1440" w:hanging="360"/>
      </w:pPr>
      <w:r w:rsidDel="00000000" w:rsidR="00000000" w:rsidRPr="00000000">
        <w:rPr>
          <w:rtl w:val="0"/>
        </w:rPr>
        <w:t xml:space="preserve">After guide-modeled first problem, students attempt remaining problems with Equation Builder blank-slot support</w:t>
      </w:r>
    </w:p>
    <w:p w:rsidR="00000000" w:rsidDel="00000000" w:rsidP="00000000" w:rsidRDefault="00000000" w:rsidRPr="00000000" w14:paraId="0000062A">
      <w:pPr>
        <w:spacing w:after="240" w:before="240" w:lineRule="auto"/>
        <w:rPr>
          <w:i w:val="1"/>
          <w:iCs w:val="1"/>
        </w:rPr>
      </w:pPr>
      <w:r w:rsidDel="00000000" w:rsidR="00000000" w:rsidRPr="00000000">
        <w:rPr>
          <w:i w:val="1"/>
          <w:iCs w:val="1"/>
          <w:rtl w:val="0"/>
        </w:rPr>
        <w:t xml:space="preserve">Mid activities (Design problems + independent missing-dimension, community garden context):</w:t>
      </w:r>
    </w:p>
    <w:p w:rsidR="00000000" w:rsidDel="00000000" w:rsidP="00000000" w:rsidRDefault="00000000" w:rsidRPr="00000000" w14:paraId="0000062B">
      <w:pPr>
        <w:numPr>
          <w:ilvl w:val="0"/>
          <w:numId w:val="95"/>
        </w:numPr>
        <w:spacing w:after="0" w:afterAutospacing="0" w:before="240" w:lineRule="auto"/>
        <w:ind w:left="720" w:hanging="360"/>
      </w:pPr>
      <w:r w:rsidDel="00000000" w:rsidR="00000000" w:rsidRPr="00000000">
        <w:rPr>
          <w:b w:val="1"/>
          <w:bCs w:val="1"/>
          <w:rtl w:val="0"/>
        </w:rPr>
        <w:t xml:space="preserve">Missing-dimension practice</w:t>
      </w:r>
      <w:r w:rsidDel="00000000" w:rsidR="00000000" w:rsidRPr="00000000">
        <w:rPr>
          <w:rtl w:val="0"/>
        </w:rPr>
        <w:t xml:space="preserve"> (independent, Equation Builder available):</w:t>
      </w:r>
    </w:p>
    <w:p w:rsidR="00000000" w:rsidDel="00000000" w:rsidP="00000000" w:rsidRDefault="00000000" w:rsidRPr="00000000" w14:paraId="0000062C">
      <w:pPr>
        <w:numPr>
          <w:ilvl w:val="1"/>
          <w:numId w:val="95"/>
        </w:numPr>
        <w:spacing w:after="0" w:afterAutospacing="0" w:before="0" w:beforeAutospacing="0" w:lineRule="auto"/>
        <w:ind w:left="1440" w:hanging="360"/>
      </w:pPr>
      <w:r w:rsidDel="00000000" w:rsidR="00000000" w:rsidRPr="00000000">
        <w:rPr>
          <w:rtl w:val="0"/>
        </w:rPr>
        <w:t xml:space="preserve">"Another garden plot has an area of 28 square feet. It is 4 feet wide. How long is it?"</w:t>
      </w:r>
    </w:p>
    <w:p w:rsidR="00000000" w:rsidDel="00000000" w:rsidP="00000000" w:rsidRDefault="00000000" w:rsidRPr="00000000" w14:paraId="0000062D">
      <w:pPr>
        <w:numPr>
          <w:ilvl w:val="1"/>
          <w:numId w:val="95"/>
        </w:numPr>
        <w:spacing w:after="0" w:afterAutospacing="0" w:before="0" w:beforeAutospacing="0" w:lineRule="auto"/>
        <w:ind w:left="1440" w:hanging="360"/>
      </w:pPr>
      <w:r w:rsidDel="00000000" w:rsidR="00000000" w:rsidRPr="00000000">
        <w:rPr>
          <w:rtl w:val="0"/>
        </w:rPr>
        <w:t xml:space="preserve">"A seed bed has an area of 42 square feet and is 7 feet long. How wide is it?"</w:t>
      </w:r>
    </w:p>
    <w:p w:rsidR="00000000" w:rsidDel="00000000" w:rsidP="00000000" w:rsidRDefault="00000000" w:rsidRPr="00000000" w14:paraId="0000062E">
      <w:pPr>
        <w:numPr>
          <w:ilvl w:val="1"/>
          <w:numId w:val="95"/>
        </w:numPr>
        <w:spacing w:after="0" w:afterAutospacing="0" w:before="0" w:beforeAutospacing="0" w:lineRule="auto"/>
        <w:ind w:left="1440" w:hanging="360"/>
      </w:pPr>
      <w:r w:rsidDel="00000000" w:rsidR="00000000" w:rsidRPr="00000000">
        <w:rPr>
          <w:rtl w:val="0"/>
        </w:rPr>
        <w:t xml:space="preserve">Students work independently with Equation Builder blank-slot mode</w:t>
      </w:r>
    </w:p>
    <w:p w:rsidR="00000000" w:rsidDel="00000000" w:rsidP="00000000" w:rsidRDefault="00000000" w:rsidRPr="00000000" w14:paraId="0000062F">
      <w:pPr>
        <w:numPr>
          <w:ilvl w:val="1"/>
          <w:numId w:val="95"/>
        </w:numPr>
        <w:spacing w:after="0" w:afterAutospacing="0" w:before="0" w:beforeAutospacing="0" w:lineRule="auto"/>
        <w:ind w:left="1440" w:hanging="360"/>
      </w:pPr>
      <w:r w:rsidDel="00000000" w:rsidR="00000000" w:rsidRPr="00000000">
        <w:rPr>
          <w:rtl w:val="0"/>
        </w:rPr>
        <w:t xml:space="preserve">2-3 problems — building fluency with the missing-factor reasoning modeled in Early</w:t>
      </w:r>
    </w:p>
    <w:p w:rsidR="00000000" w:rsidDel="00000000" w:rsidP="00000000" w:rsidRDefault="00000000" w:rsidRPr="00000000" w14:paraId="00000630">
      <w:pPr>
        <w:numPr>
          <w:ilvl w:val="0"/>
          <w:numId w:val="95"/>
        </w:numPr>
        <w:spacing w:after="0" w:afterAutospacing="0" w:before="0" w:beforeAutospacing="0" w:lineRule="auto"/>
        <w:ind w:left="720" w:hanging="360"/>
      </w:pPr>
      <w:r w:rsidDel="00000000" w:rsidR="00000000" w:rsidRPr="00000000">
        <w:rPr>
          <w:b w:val="1"/>
          <w:bCs w:val="1"/>
          <w:rtl w:val="0"/>
        </w:rPr>
        <w:t xml:space="preserve">Design problems</w:t>
      </w:r>
      <w:r w:rsidDel="00000000" w:rsidR="00000000" w:rsidRPr="00000000">
        <w:rPr>
          <w:rtl w:val="0"/>
        </w:rPr>
        <w:t xml:space="preserve"> (open-ended with exact constraints, community garden context):</w:t>
      </w:r>
    </w:p>
    <w:p w:rsidR="00000000" w:rsidDel="00000000" w:rsidP="00000000" w:rsidRDefault="00000000" w:rsidRPr="00000000" w14:paraId="00000631">
      <w:pPr>
        <w:numPr>
          <w:ilvl w:val="1"/>
          <w:numId w:val="9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"Tyler has 24 square feet for a new garden plot. Design a rectangular garden that uses exactly 24 square feet. What could the side lengths be?"</w:t>
      </w:r>
    </w:p>
    <w:p w:rsidR="00000000" w:rsidDel="00000000" w:rsidP="00000000" w:rsidRDefault="00000000" w:rsidRPr="00000000" w14:paraId="00000632">
      <w:pPr>
        <w:numPr>
          <w:ilvl w:val="2"/>
          <w:numId w:val="9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 with number palette (0-12):</w:t>
      </w:r>
      <w:r w:rsidDel="00000000" w:rsidR="00000000" w:rsidRPr="00000000">
        <w:rPr>
          <w:rtl w:val="0"/>
        </w:rPr>
        <w:t xml:space="preserve"> Student sees ___ × ___ = 24 and selects both factors freely from the palette. No pre-curated MC options — student explores independently.</w:t>
      </w:r>
    </w:p>
    <w:p w:rsidR="00000000" w:rsidDel="00000000" w:rsidP="00000000" w:rsidRDefault="00000000" w:rsidRPr="00000000" w14:paraId="00000633">
      <w:pPr>
        <w:numPr>
          <w:ilvl w:val="2"/>
          <w:numId w:val="9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If product ≠ 24: neutral feedback ("That gives an area of [product], not 24. Try different numbers!"). Exploration is the point — invalid attempts are learning, not errors.</w:t>
      </w:r>
    </w:p>
    <w:p w:rsidR="00000000" w:rsidDel="00000000" w:rsidP="00000000" w:rsidRDefault="00000000" w:rsidRPr="00000000" w14:paraId="00000634">
      <w:pPr>
        <w:numPr>
          <w:ilvl w:val="2"/>
          <w:numId w:val="9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product = 24: Grid Rectangles displays the resulting rectangle to scale as confirmation.</w:t>
      </w:r>
    </w:p>
    <w:p w:rsidR="00000000" w:rsidDel="00000000" w:rsidP="00000000" w:rsidRDefault="00000000" w:rsidRPr="00000000" w14:paraId="00000635">
      <w:pPr>
        <w:numPr>
          <w:ilvl w:val="2"/>
          <w:numId w:val="9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you find a DIFFERENT garden with the same area?" prompt for additional solutions. Student returns to Equation Builder to try new pair.</w:t>
      </w:r>
    </w:p>
    <w:p w:rsidR="00000000" w:rsidDel="00000000" w:rsidP="00000000" w:rsidRDefault="00000000" w:rsidRPr="00000000" w14:paraId="00000636">
      <w:pPr>
        <w:numPr>
          <w:ilvl w:val="2"/>
          <w:numId w:val="95"/>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2-3 failed attempts, guide may hint: "Try starting with a number that goes into 24."</w:t>
      </w:r>
    </w:p>
    <w:p w:rsidR="00000000" w:rsidDel="00000000" w:rsidP="00000000" w:rsidRDefault="00000000" w:rsidRPr="00000000" w14:paraId="00000637">
      <w:pPr>
        <w:spacing w:after="240" w:before="240" w:lineRule="auto"/>
        <w:rPr>
          <w:i w:val="1"/>
          <w:iCs w:val="1"/>
        </w:rPr>
      </w:pPr>
      <w:r w:rsidDel="00000000" w:rsidR="00000000" w:rsidRPr="00000000">
        <w:rPr>
          <w:i w:val="1"/>
          <w:iCs w:val="1"/>
          <w:rtl w:val="0"/>
        </w:rPr>
        <w:t xml:space="preserve">Late activities (Comparison, multi-step, and constraint problems — varied contexts):</w:t>
      </w:r>
    </w:p>
    <w:p w:rsidR="00000000" w:rsidDel="00000000" w:rsidP="00000000" w:rsidRDefault="00000000" w:rsidRPr="00000000" w14:paraId="00000638">
      <w:pPr>
        <w:numPr>
          <w:ilvl w:val="0"/>
          <w:numId w:val="40"/>
        </w:numPr>
        <w:spacing w:after="0" w:afterAutospacing="0" w:before="240" w:lineRule="auto"/>
        <w:ind w:left="720" w:hanging="360"/>
      </w:pPr>
      <w:r w:rsidDel="00000000" w:rsidR="00000000" w:rsidRPr="00000000">
        <w:rPr>
          <w:b w:val="1"/>
          <w:bCs w:val="1"/>
          <w:rtl w:val="0"/>
        </w:rPr>
        <w:t xml:space="preserve">Grid Rectangles</w:t>
      </w:r>
      <w:r w:rsidDel="00000000" w:rsidR="00000000" w:rsidRPr="00000000">
        <w:rPr>
          <w:rtl w:val="0"/>
        </w:rPr>
        <w:t xml:space="preserve"> (outline + dimensions, multiple rectangles per problem) + </w:t>
      </w:r>
      <w:r w:rsidDel="00000000" w:rsidR="00000000" w:rsidRPr="00000000">
        <w:rPr>
          <w:b w:val="1"/>
          <w:bCs w:val="1"/>
          <w:rtl w:val="0"/>
        </w:rPr>
        <w:t xml:space="preserve">Equation Builder</w:t>
      </w:r>
      <w:r w:rsidDel="00000000" w:rsidR="00000000" w:rsidRPr="00000000">
        <w:rPr>
          <w:rtl w:val="0"/>
        </w:rPr>
        <w:t xml:space="preserve"> removed — full independence</w:t>
      </w:r>
    </w:p>
    <w:p w:rsidR="00000000" w:rsidDel="00000000" w:rsidP="00000000" w:rsidRDefault="00000000" w:rsidRPr="00000000" w14:paraId="00000639">
      <w:pPr>
        <w:numPr>
          <w:ilvl w:val="1"/>
          <w:numId w:val="40"/>
        </w:numPr>
        <w:spacing w:after="0" w:afterAutospacing="0" w:before="0" w:beforeAutospacing="0" w:lineRule="auto"/>
        <w:ind w:left="1440" w:hanging="360"/>
      </w:pPr>
      <w:r w:rsidDel="00000000" w:rsidR="00000000" w:rsidRPr="00000000">
        <w:rPr>
          <w:b w:val="1"/>
          <w:bCs w:val="1"/>
          <w:rtl w:val="0"/>
        </w:rPr>
        <w:t xml:space="preserve">Context shift:</w:t>
      </w:r>
      <w:r w:rsidDel="00000000" w:rsidR="00000000" w:rsidRPr="00000000">
        <w:rPr>
          <w:rtl w:val="0"/>
        </w:rPr>
        <w:t xml:space="preserve"> Move from community garden to varied real-world contexts (rugs, bookshelves, bulletin boards, playgrounds). This signals "area works everywhere, not just in gardens."</w:t>
      </w:r>
    </w:p>
    <w:p w:rsidR="00000000" w:rsidDel="00000000" w:rsidP="00000000" w:rsidRDefault="00000000" w:rsidRPr="00000000" w14:paraId="0000063A">
      <w:pPr>
        <w:numPr>
          <w:ilvl w:val="1"/>
          <w:numId w:val="40"/>
        </w:numPr>
        <w:spacing w:after="0" w:afterAutospacing="0" w:before="0" w:beforeAutospacing="0" w:lineRule="auto"/>
        <w:ind w:left="1440" w:hanging="360"/>
        <w:rPr>
          <w:strike w:val="1"/>
        </w:rPr>
      </w:pPr>
      <w:r w:rsidDel="00000000" w:rsidR="00000000" w:rsidRPr="00000000">
        <w:rPr>
          <w:strike w:val="1"/>
          <w:rtl w:val="0"/>
        </w:rPr>
        <w:t xml:space="preserve">Comparison problems: "Jada's rug is 7 feet by 4 feet. Andre's rug is 5 feet by 6 feet. </w:t>
      </w:r>
      <w:commentRangeStart w:id="126"/>
      <w:commentRangeStart w:id="127"/>
      <w:r w:rsidDel="00000000" w:rsidR="00000000" w:rsidRPr="00000000">
        <w:rPr>
          <w:strike w:val="1"/>
          <w:rtl w:val="0"/>
        </w:rPr>
        <w:t xml:space="preserve">Who has more space on their rug?</w:t>
      </w:r>
      <w:commentRangeEnd w:id="126"/>
      <w:r w:rsidDel="00000000" w:rsidR="00000000" w:rsidRPr="00000000">
        <w:commentReference w:id="126"/>
      </w:r>
      <w:commentRangeEnd w:id="127"/>
      <w:r w:rsidDel="00000000" w:rsidR="00000000" w:rsidRPr="00000000">
        <w:commentReference w:id="127"/>
      </w:r>
      <w:r w:rsidDel="00000000" w:rsidR="00000000" w:rsidRPr="00000000">
        <w:rPr>
          <w:strike w:val="1"/>
          <w:rtl w:val="0"/>
        </w:rPr>
        <w:t xml:space="preserve"> How much more?"</w:t>
      </w:r>
    </w:p>
    <w:p w:rsidR="00000000" w:rsidDel="00000000" w:rsidP="00000000" w:rsidRDefault="00000000" w:rsidRPr="00000000" w14:paraId="0000063B">
      <w:pPr>
        <w:numPr>
          <w:ilvl w:val="1"/>
          <w:numId w:val="4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Comparison problems: "Jada's rug is 7 feet by 4 feet. Andre's rug is 5 feet by 6 feet. Who covers more space with their rug? How much more?"</w:t>
      </w:r>
    </w:p>
    <w:p w:rsidR="00000000" w:rsidDel="00000000" w:rsidP="00000000" w:rsidRDefault="00000000" w:rsidRPr="00000000" w14:paraId="0000063C">
      <w:pPr>
        <w:numPr>
          <w:ilvl w:val="2"/>
          <w:numId w:val="40"/>
        </w:numPr>
        <w:spacing w:after="0" w:afterAutospacing="0"/>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Use "covers more space" (not "has more space on") for area comparison questions. "Has more space on" is ambiguous — it could mean total area or available/unused space. "Covers more space" directly equates the rug's area with the answer. Apply this language pattern to all area comparison contexts throughout the unit.</w:t>
      </w:r>
    </w:p>
    <w:p w:rsidR="00000000" w:rsidDel="00000000" w:rsidP="00000000" w:rsidRDefault="00000000" w:rsidRPr="00000000" w14:paraId="0000063D">
      <w:pPr>
        <w:numPr>
          <w:ilvl w:val="2"/>
          <w:numId w:val="40"/>
        </w:numPr>
        <w:spacing w:after="0" w:afterAutospacing="0" w:before="0" w:beforeAutospacing="0" w:lineRule="auto"/>
        <w:ind w:left="2160" w:hanging="360"/>
      </w:pPr>
      <w:r w:rsidDel="00000000" w:rsidR="00000000" w:rsidRPr="00000000">
        <w:rPr>
          <w:rtl w:val="0"/>
        </w:rPr>
        <w:t xml:space="preserve">Students calculate both areas, compare, find the difference</w:t>
      </w:r>
    </w:p>
    <w:p w:rsidR="00000000" w:rsidDel="00000000" w:rsidP="00000000" w:rsidRDefault="00000000" w:rsidRPr="00000000" w14:paraId="0000063E">
      <w:pPr>
        <w:numPr>
          <w:ilvl w:val="2"/>
          <w:numId w:val="40"/>
        </w:numPr>
        <w:spacing w:after="0" w:afterAutospacing="0" w:before="0" w:beforeAutospacing="0" w:lineRule="auto"/>
        <w:ind w:left="2160" w:hanging="360"/>
      </w:pPr>
      <w:r w:rsidDel="00000000" w:rsidR="00000000" w:rsidRPr="00000000">
        <w:rPr>
          <w:rtl w:val="0"/>
        </w:rPr>
        <w:t xml:space="preserve">Two rectangles displayed side by side with </w:t>
      </w:r>
      <w:r w:rsidDel="00000000" w:rsidR="00000000" w:rsidRPr="00000000">
        <w:rPr>
          <w:b w:val="1"/>
          <w:bCs w:val="1"/>
          <w:rtl w:val="0"/>
        </w:rPr>
        <w:t xml:space="preserve">clear visual separation</w:t>
      </w:r>
      <w:r w:rsidDel="00000000" w:rsidR="00000000" w:rsidRPr="00000000">
        <w:rPr>
          <w:rtl w:val="0"/>
        </w:rPr>
        <w:t xml:space="preserve"> (see Tool Requirements)</w:t>
      </w:r>
    </w:p>
    <w:p w:rsidR="00000000" w:rsidDel="00000000" w:rsidP="00000000" w:rsidRDefault="00000000" w:rsidRPr="00000000" w14:paraId="0000063F">
      <w:pPr>
        <w:numPr>
          <w:ilvl w:val="1"/>
          <w:numId w:val="40"/>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128"/>
      <w:r w:rsidDel="00000000" w:rsidR="00000000" w:rsidRPr="00000000">
        <w:rPr>
          <w:strike w:val="1"/>
          <w:rtl w:val="0"/>
        </w:rPr>
        <w:t xml:space="preserve">Multi-step problems</w:t>
      </w:r>
      <w:commentRangeEnd w:id="128"/>
      <w:r w:rsidDel="00000000" w:rsidR="00000000" w:rsidRPr="00000000">
        <w:commentReference w:id="128"/>
      </w:r>
      <w:r w:rsidDel="00000000" w:rsidR="00000000" w:rsidRPr="00000000">
        <w:rPr>
          <w:strike w:val="1"/>
          <w:rtl w:val="0"/>
        </w:rPr>
        <w:t xml:space="preserve">: "A classroom has two bulletin boards. One is 8 feet by 3 feet. The other is 5 feet by 4 feet. </w:t>
      </w:r>
      <w:commentRangeStart w:id="129"/>
      <w:commentRangeStart w:id="130"/>
      <w:r w:rsidDel="00000000" w:rsidR="00000000" w:rsidRPr="00000000">
        <w:rPr>
          <w:strike w:val="1"/>
          <w:rtl w:val="0"/>
        </w:rPr>
        <w:t xml:space="preserve">What is the total area of both bulletin boards?"</w:t>
      </w:r>
      <w:commentRangeEnd w:id="129"/>
      <w:r w:rsidDel="00000000" w:rsidR="00000000" w:rsidRPr="00000000">
        <w:commentReference w:id="129"/>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0640">
      <w:pPr>
        <w:numPr>
          <w:ilvl w:val="1"/>
          <w:numId w:val="4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Multi-step problems must have contexts where a third grader would genuinely care about the combined area. The question "why do I need to add these?" should have an obvious answer from the kid's perspective.</w:t>
      </w:r>
    </w:p>
    <w:p w:rsidR="00000000" w:rsidDel="00000000" w:rsidP="00000000" w:rsidRDefault="00000000" w:rsidRPr="00000000" w14:paraId="00000641">
      <w:pPr>
        <w:numPr>
          <w:ilvl w:val="2"/>
          <w:numId w:val="4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Good examples:</w:t>
      </w:r>
      <w:r w:rsidDel="00000000" w:rsidR="00000000" w:rsidRPr="00000000">
        <w:rPr>
          <w:rtl w:val="0"/>
        </w:rPr>
      </w:r>
    </w:p>
    <w:p w:rsidR="00000000" w:rsidDel="00000000" w:rsidP="00000000" w:rsidRDefault="00000000" w:rsidRPr="00000000" w14:paraId="00000642">
      <w:pPr>
        <w:numPr>
          <w:ilvl w:val="3"/>
          <w:numId w:val="40"/>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"Kiran is making a fort with two blankets on the floor. One blanket is 8 feet by 3 feet. The other is 5 feet by 4 feet. How much floor space does his fort cover?"</w:t>
      </w:r>
    </w:p>
    <w:p w:rsidR="00000000" w:rsidDel="00000000" w:rsidP="00000000" w:rsidRDefault="00000000" w:rsidRPr="00000000" w14:paraId="00000643">
      <w:pPr>
        <w:numPr>
          <w:ilvl w:val="3"/>
          <w:numId w:val="40"/>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"Jada is decorating two posters for the school fair. One poster is 3 feet by 2 feet. The other is 4 feet by 2 feet. She wants to cover both with stickers. How much space does she need to fill?"</w:t>
      </w:r>
    </w:p>
    <w:p w:rsidR="00000000" w:rsidDel="00000000" w:rsidP="00000000" w:rsidRDefault="00000000" w:rsidRPr="00000000" w14:paraId="00000644">
      <w:pPr>
        <w:numPr>
          <w:ilvl w:val="2"/>
          <w:numId w:val="4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Bad examples:</w:t>
      </w:r>
      <w:r w:rsidDel="00000000" w:rsidR="00000000" w:rsidRPr="00000000">
        <w:rPr>
          <w:shd w:fill="ffe599" w:val="clear"/>
          <w:rtl w:val="0"/>
        </w:rPr>
        <w:t xml:space="preserve"> bulletin boards, warehouse floors, office walls — adults care about these, kids don't.</w:t>
      </w:r>
    </w:p>
    <w:p w:rsidR="00000000" w:rsidDel="00000000" w:rsidP="00000000" w:rsidRDefault="00000000" w:rsidRPr="00000000" w14:paraId="00000645">
      <w:pPr>
        <w:numPr>
          <w:ilvl w:val="2"/>
          <w:numId w:val="4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 (load-bearing):</w:t>
      </w:r>
      <w:r w:rsidDel="00000000" w:rsidR="00000000" w:rsidRPr="00000000">
        <w:rPr>
          <w:shd w:fill="ffe599" w:val="clear"/>
          <w:rtl w:val="0"/>
        </w:rPr>
        <w:t xml:space="preserve"> Multi-step area contexts must be meaningful to an 8-year-old. The test: "Would a third grader understand WHY someone in this story wants to know the total area?" If the answer is "only because the teacher asked," find a better context.</w:t>
      </w:r>
    </w:p>
    <w:p w:rsidR="00000000" w:rsidDel="00000000" w:rsidP="00000000" w:rsidRDefault="00000000" w:rsidRPr="00000000" w14:paraId="00000646">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calculate each area, then add</w:t>
      </w:r>
    </w:p>
    <w:p w:rsidR="00000000" w:rsidDel="00000000" w:rsidP="00000000" w:rsidRDefault="00000000" w:rsidRPr="00000000" w14:paraId="00000647">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Two rectangles displayed with </w:t>
      </w:r>
      <w:r w:rsidDel="00000000" w:rsidR="00000000" w:rsidRPr="00000000">
        <w:rPr>
          <w:b w:val="1"/>
          <w:bCs w:val="1"/>
          <w:rtl w:val="0"/>
        </w:rPr>
        <w:t xml:space="preserve">clear visual separation</w:t>
      </w:r>
      <w:r w:rsidDel="00000000" w:rsidR="00000000" w:rsidRPr="00000000">
        <w:rPr>
          <w:rtl w:val="0"/>
        </w:rPr>
        <w:t xml:space="preserve"> — space between them, NOT adjacent</w:t>
      </w:r>
    </w:p>
    <w:p w:rsidR="00000000" w:rsidDel="00000000" w:rsidP="00000000" w:rsidRDefault="00000000" w:rsidRPr="00000000" w14:paraId="00000648">
      <w:pPr>
        <w:numPr>
          <w:ilvl w:val="2"/>
          <w:numId w:val="40"/>
        </w:numPr>
        <w:ind w:left="2160" w:hanging="360"/>
        <w:rPr>
          <w:rFonts w:ascii="Arial" w:cs="Arial" w:eastAsia="Arial" w:hAnsi="Arial"/>
          <w:b w:val="0"/>
          <w:bCs w:val="0"/>
          <w:i w:val="0"/>
          <w:iCs w:val="0"/>
          <w:smallCaps w:val="0"/>
          <w:strike w:val="1"/>
          <w:color w:val="000000"/>
          <w:sz w:val="22"/>
          <w:szCs w:val="22"/>
          <w:shd w:fill="auto" w:val="clear"/>
          <w:vertAlign w:val="baseline"/>
        </w:rPr>
      </w:pPr>
      <w:commentRangeStart w:id="131"/>
      <w:r w:rsidDel="00000000" w:rsidR="00000000" w:rsidRPr="00000000">
        <w:rPr>
          <w:b w:val="1"/>
          <w:bCs w:val="1"/>
          <w:strike w:val="1"/>
          <w:rtl w:val="0"/>
        </w:rPr>
        <w:t xml:space="preserve">Key beat — two separate things, not one shape </w:t>
      </w:r>
      <w:commentRangeEnd w:id="131"/>
      <w:r w:rsidDel="00000000" w:rsidR="00000000" w:rsidRPr="00000000">
        <w:commentReference w:id="131"/>
      </w:r>
      <w:r w:rsidDel="00000000" w:rsidR="00000000" w:rsidRPr="00000000">
        <w:rPr>
          <w:b w:val="1"/>
          <w:bCs w:val="1"/>
          <w:strike w:val="1"/>
          <w:rtl w:val="0"/>
        </w:rPr>
        <w:t xml:space="preserve">(on the FIRST multi-step problem):</w:t>
      </w:r>
      <w:r w:rsidDel="00000000" w:rsidR="00000000" w:rsidRPr="00000000">
        <w:rPr>
          <w:strike w:val="1"/>
          <w:rtl w:val="0"/>
        </w:rPr>
        <w:t xml:space="preserve"> After student calculates total area, guide pauses: "You found the total area of two SEPARATE bulletin boards. They're in different places — one on this wall, one on that wall." Briefly </w:t>
      </w:r>
      <w:commentRangeStart w:id="132"/>
      <w:r w:rsidDel="00000000" w:rsidR="00000000" w:rsidRPr="00000000">
        <w:rPr>
          <w:strike w:val="1"/>
          <w:rtl w:val="0"/>
        </w:rPr>
        <w:t xml:space="preserve">animate </w:t>
      </w:r>
      <w:commentRangeEnd w:id="132"/>
      <w:r w:rsidDel="00000000" w:rsidR="00000000" w:rsidRPr="00000000">
        <w:commentReference w:id="132"/>
      </w:r>
      <w:r w:rsidDel="00000000" w:rsidR="00000000" w:rsidRPr="00000000">
        <w:rPr>
          <w:strike w:val="1"/>
          <w:rtl w:val="0"/>
        </w:rPr>
        <w:t xml:space="preserve">the two rectangles sliding together until they touch: "If they WERE connected like this, that would be a different kind of problem — you'd have one shape, not two. But they're NOT connected." Animate them sliding apart again. "Two separate things. You found each area, then added. That works because they're separate." This 15-second animation costs almost nothing but prevents the conflation that would otherwise surface in M11 when rectangles DO touch and form one composite shape.</w:t>
      </w:r>
    </w:p>
    <w:p w:rsidR="00000000" w:rsidDel="00000000" w:rsidP="00000000" w:rsidRDefault="00000000" w:rsidRPr="00000000" w14:paraId="00000649">
      <w:pPr>
        <w:numPr>
          <w:ilvl w:val="2"/>
          <w:numId w:val="4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Key beat — two separate things, not one shape (on the FIRST multi-step problem)</w:t>
      </w:r>
      <w:r w:rsidDel="00000000" w:rsidR="00000000" w:rsidRPr="00000000">
        <w:rPr>
          <w:shd w:fill="ffe599" w:val="clear"/>
          <w:rtl w:val="0"/>
        </w:rPr>
        <w:t xml:space="preserve">: After student calculates total area, guide pauses using whatever context is active (e.g., blankets, posters). "You found the total area of two SEPARATE [objects]. They're in different places — not touching each other." Briefly animate the two rectangles sliding together until they touch: "If they WERE connected like this, that would be a different kind of problem — you'd have ONE shape, not two. But they're NOT connected." Animate them sliding apart again. "Two separate things. You found each area, then added. That works because they're separate." This 15-second animation costs almost nothing but prevents the conflation that would otherwise surface in M11 when rectangles DO touch and form one composite shape.</w:t>
      </w:r>
    </w:p>
    <w:p w:rsidR="00000000" w:rsidDel="00000000" w:rsidP="00000000" w:rsidRDefault="00000000" w:rsidRPr="00000000" w14:paraId="0000064A">
      <w:pPr>
        <w:numPr>
          <w:ilvl w:val="3"/>
          <w:numId w:val="40"/>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The specific context will vary per problem, but the animation and the "separate vs. connected" distinction is load-bearing. The guide dialogue must use the actual objects from the problem, not generic "rectangles." Keep it concrete and brief.</w:t>
      </w:r>
    </w:p>
    <w:p w:rsidR="00000000" w:rsidDel="00000000" w:rsidP="00000000" w:rsidRDefault="00000000" w:rsidRPr="00000000" w14:paraId="0000064B">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If the slide-together animation is not feasible, the guide can achieve the same effect with static images: show the two rectangles with clear space, then show a second image with the same rectangles pushed together with a red ✗, then return to the separated view. The point is the CONTRAST, not the animation.</w:t>
      </w:r>
    </w:p>
    <w:p w:rsidR="00000000" w:rsidDel="00000000" w:rsidP="00000000" w:rsidRDefault="00000000" w:rsidRPr="00000000" w14:paraId="0000064C">
      <w:pPr>
        <w:numPr>
          <w:ilvl w:val="1"/>
          <w:numId w:val="4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Constraint problems (guide-modeled introduction + MC practice):</w:t>
      </w:r>
    </w:p>
    <w:p w:rsidR="00000000" w:rsidDel="00000000" w:rsidP="00000000" w:rsidRDefault="00000000" w:rsidRPr="00000000" w14:paraId="0000064D">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Modeled problem (1, Late — guide walks through):</w:t>
      </w:r>
      <w:r w:rsidDel="00000000" w:rsidR="00000000" w:rsidRPr="00000000">
        <w:rPr>
          <w:rtl w:val="0"/>
        </w:rPr>
        <w:t xml:space="preserve"> "Lin wants a rug with an area of at least 18 square feet. The rug must be exactly 4 feet wide. How long does it need to be?"</w:t>
      </w:r>
    </w:p>
    <w:p w:rsidR="00000000" w:rsidDel="00000000" w:rsidP="00000000" w:rsidRDefault="00000000" w:rsidRPr="00000000" w14:paraId="0000064E">
      <w:pPr>
        <w:numPr>
          <w:ilvl w:val="3"/>
          <w:numId w:val="40"/>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makes the language explicit: "'At least 18' means 18 or MORE. So we need 4 times something that equals 18 or more."</w:t>
      </w:r>
    </w:p>
    <w:p w:rsidR="00000000" w:rsidDel="00000000" w:rsidP="00000000" w:rsidRDefault="00000000" w:rsidRPr="00000000" w14:paraId="0000064F">
      <w:pPr>
        <w:numPr>
          <w:ilvl w:val="3"/>
          <w:numId w:val="40"/>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walks through: "4 × 4 = 16. Is 16 at least 18? No — too small. 4 × 5 = 20. Is 20 at least 18? Yes! The rug needs to be at least 5 feet long."</w:t>
      </w:r>
    </w:p>
    <w:p w:rsidR="00000000" w:rsidDel="00000000" w:rsidP="00000000" w:rsidRDefault="00000000" w:rsidRPr="00000000" w14:paraId="00000650">
      <w:pPr>
        <w:numPr>
          <w:ilvl w:val="3"/>
          <w:numId w:val="40"/>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is the only modeled constraint problem in the lesson.</w:t>
      </w:r>
      <w:r w:rsidDel="00000000" w:rsidR="00000000" w:rsidRPr="00000000">
        <w:rPr>
          <w:rtl w:val="0"/>
        </w:rPr>
      </w:r>
    </w:p>
    <w:p w:rsidR="00000000" w:rsidDel="00000000" w:rsidP="00000000" w:rsidRDefault="00000000" w:rsidRPr="00000000" w14:paraId="00000651">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Practice (1-2 problems, MC format, tagged CHALLENGE):</w:t>
      </w:r>
      <w:r w:rsidDel="00000000" w:rsidR="00000000" w:rsidRPr="00000000">
        <w:rPr>
          <w:rtl w:val="0"/>
        </w:rPr>
        <w:t xml:space="preserve"> Constraint problems in Practice use MC options only — student selects the correct answer from choices, not open reasoning. Example: "Kiran needs a garden with an area of at least 24 square feet. The garden is 3 feet wide. How long does it need to be?" MC: "7 feet" / "8 feet" / "9 feet" / "6 feet." (Correct: 8 feet, since 3 × 8 = 24.)</w:t>
      </w:r>
    </w:p>
    <w:p w:rsidR="00000000" w:rsidDel="00000000" w:rsidP="00000000" w:rsidRDefault="00000000" w:rsidRPr="00000000" w14:paraId="00000652">
      <w:pPr>
        <w:numPr>
          <w:ilvl w:val="2"/>
          <w:numId w:val="40"/>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Tagged CHALLENGE (bonus only) — does not count toward mastery. Above-grade exposure to inequality language, not a Grade 3 expectation.</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654">
      <w:pPr>
        <w:numPr>
          <w:ilvl w:val="0"/>
          <w:numId w:val="58"/>
        </w:numPr>
        <w:spacing w:after="0" w:afterAutospacing="0" w:before="240" w:lineRule="auto"/>
        <w:ind w:left="720" w:hanging="360"/>
      </w:pPr>
      <w:r w:rsidDel="00000000" w:rsidR="00000000" w:rsidRPr="00000000">
        <w:rPr>
          <w:rtl w:val="0"/>
        </w:rPr>
        <w:t xml:space="preserve">3 problems:</w:t>
      </w:r>
    </w:p>
    <w:p w:rsidR="00000000" w:rsidDel="00000000" w:rsidP="00000000" w:rsidRDefault="00000000" w:rsidRPr="00000000" w14:paraId="00000655">
      <w:pPr>
        <w:numPr>
          <w:ilvl w:val="1"/>
          <w:numId w:val="58"/>
        </w:numPr>
        <w:spacing w:after="0" w:afterAutospacing="0" w:before="0" w:beforeAutospacing="0" w:lineRule="auto"/>
        <w:ind w:left="1440" w:hanging="360"/>
      </w:pPr>
      <w:r w:rsidDel="00000000" w:rsidR="00000000" w:rsidRPr="00000000">
        <w:rPr>
          <w:b w:val="1"/>
          <w:bCs w:val="1"/>
          <w:rtl w:val="0"/>
        </w:rPr>
        <w:t xml:space="preserve">Forward application:</w:t>
      </w:r>
      <w:r w:rsidDel="00000000" w:rsidR="00000000" w:rsidRPr="00000000">
        <w:rPr>
          <w:rFonts w:ascii="Arial Unicode MS" w:cs="Arial Unicode MS" w:eastAsia="Arial Unicode MS" w:hAnsi="Arial Unicode MS"/>
          <w:rtl w:val="0"/>
        </w:rPr>
        <w:t xml:space="preserve"> "A rug is 9 feet long and 4 feet wide. What is the area of the rug?" — dimensions given, calculate area (tests: word problem → area calculation)</w:t>
      </w:r>
    </w:p>
    <w:p w:rsidR="00000000" w:rsidDel="00000000" w:rsidP="00000000" w:rsidRDefault="00000000" w:rsidRPr="00000000" w14:paraId="00000656">
      <w:pPr>
        <w:numPr>
          <w:ilvl w:val="1"/>
          <w:numId w:val="58"/>
        </w:numPr>
        <w:spacing w:after="0" w:afterAutospacing="0" w:before="0" w:beforeAutospacing="0" w:lineRule="auto"/>
        <w:ind w:left="1440" w:hanging="360"/>
      </w:pPr>
      <w:r w:rsidDel="00000000" w:rsidR="00000000" w:rsidRPr="00000000">
        <w:rPr>
          <w:b w:val="1"/>
          <w:bCs w:val="1"/>
          <w:rtl w:val="0"/>
        </w:rPr>
        <w:t xml:space="preserve">Missing dimension:</w:t>
      </w:r>
      <w:r w:rsidDel="00000000" w:rsidR="00000000" w:rsidRPr="00000000">
        <w:rPr>
          <w:rtl w:val="0"/>
        </w:rPr>
        <w:t xml:space="preserve"> "A rectangular garden has an area of 28 square feet. It is 4 feet wide. How long is it?" — area and one dimension given, find the other (tests: reverse reasoning in context)</w:t>
      </w:r>
    </w:p>
    <w:p w:rsidR="00000000" w:rsidDel="00000000" w:rsidP="00000000" w:rsidRDefault="00000000" w:rsidRPr="00000000" w14:paraId="00000657">
      <w:pPr>
        <w:numPr>
          <w:ilvl w:val="1"/>
          <w:numId w:val="58"/>
        </w:numPr>
        <w:spacing w:after="0" w:afterAutospacing="0" w:before="0" w:beforeAutospacing="0" w:lineRule="auto"/>
        <w:ind w:left="1440" w:hanging="360"/>
      </w:pPr>
      <w:r w:rsidDel="00000000" w:rsidR="00000000" w:rsidRPr="00000000">
        <w:rPr>
          <w:b w:val="1"/>
          <w:bCs w:val="1"/>
          <w:rtl w:val="0"/>
        </w:rPr>
        <w:t xml:space="preserve">Comparison:</w:t>
      </w:r>
      <w:r w:rsidDel="00000000" w:rsidR="00000000" w:rsidRPr="00000000">
        <w:rPr>
          <w:rtl w:val="0"/>
        </w:rPr>
        <w:t xml:space="preserve"> "Garden A is 6 feet by 5 feet. Garden B is 8 feet by 3 feet. Which garden has more area? How much more?" — two areas to compare (tests: multi-step application)</w:t>
      </w:r>
    </w:p>
    <w:p w:rsidR="00000000" w:rsidDel="00000000" w:rsidP="00000000" w:rsidRDefault="00000000" w:rsidRPr="00000000" w14:paraId="00000658">
      <w:pPr>
        <w:numPr>
          <w:ilvl w:val="0"/>
          <w:numId w:val="58"/>
        </w:numPr>
        <w:spacing w:after="240" w:before="0" w:beforeAutospacing="0" w:lineRule="auto"/>
        <w:ind w:left="720" w:hanging="360"/>
      </w:pPr>
      <w:r w:rsidDel="00000000" w:rsidR="00000000" w:rsidRPr="00000000">
        <w:rPr>
          <w:rtl w:val="0"/>
        </w:rPr>
        <w:t xml:space="preserve">Assessing: applied area calculation, reverse/missing-dimension reasoning, comparison and multi-step problem solving</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65A">
      <w:pPr>
        <w:numPr>
          <w:ilvl w:val="0"/>
          <w:numId w:val="85"/>
        </w:numPr>
        <w:spacing w:after="0" w:afterAutospacing="0" w:before="240" w:lineRule="auto"/>
        <w:ind w:left="720" w:hanging="360"/>
      </w:pPr>
      <w:r w:rsidDel="00000000" w:rsidR="00000000" w:rsidRPr="00000000">
        <w:rPr>
          <w:rtl w:val="0"/>
        </w:rPr>
        <w:t xml:space="preserve">Mixed problem types: forward, missing dimension, design, comparison, multi-step</w:t>
      </w:r>
    </w:p>
    <w:p w:rsidR="00000000" w:rsidDel="00000000" w:rsidP="00000000" w:rsidRDefault="00000000" w:rsidRPr="00000000" w14:paraId="0000065B">
      <w:pPr>
        <w:numPr>
          <w:ilvl w:val="0"/>
          <w:numId w:val="85"/>
        </w:numPr>
        <w:spacing w:after="0" w:afterAutospacing="0" w:before="0" w:beforeAutospacing="0" w:lineRule="auto"/>
        <w:ind w:left="720" w:hanging="360"/>
      </w:pPr>
      <w:r w:rsidDel="00000000" w:rsidR="00000000" w:rsidRPr="00000000">
        <w:rPr>
          <w:rtl w:val="0"/>
        </w:rPr>
        <w:t xml:space="preserve">All problems in real-world contexts (gardens, rooms, rugs, bookshelves, bulletin boards)</w:t>
      </w:r>
    </w:p>
    <w:p w:rsidR="00000000" w:rsidDel="00000000" w:rsidP="00000000" w:rsidRDefault="00000000" w:rsidRPr="00000000" w14:paraId="0000065C">
      <w:pPr>
        <w:numPr>
          <w:ilvl w:val="0"/>
          <w:numId w:val="85"/>
        </w:numPr>
        <w:spacing w:after="0" w:afterAutospacing="0" w:before="0" w:beforeAutospacing="0" w:lineRule="auto"/>
        <w:ind w:left="720" w:hanging="360"/>
      </w:pPr>
      <w:r w:rsidDel="00000000" w:rsidR="00000000" w:rsidRPr="00000000">
        <w:rPr>
          <w:rtl w:val="0"/>
        </w:rPr>
        <w:t xml:space="preserve">Some design problems with constraints (area requirement + dimension limit)</w:t>
      </w:r>
    </w:p>
    <w:p w:rsidR="00000000" w:rsidDel="00000000" w:rsidP="00000000" w:rsidRDefault="00000000" w:rsidRPr="00000000" w14:paraId="0000065D">
      <w:pPr>
        <w:numPr>
          <w:ilvl w:val="0"/>
          <w:numId w:val="85"/>
        </w:numPr>
        <w:spacing w:after="240" w:before="0" w:beforeAutospacing="0" w:lineRule="auto"/>
        <w:ind w:left="720" w:hanging="360"/>
      </w:pPr>
      <w:r w:rsidDel="00000000" w:rsidR="00000000" w:rsidRPr="00000000">
        <w:rPr>
          <w:rtl w:val="0"/>
        </w:rPr>
        <w:t xml:space="preserve">Error patterns to watch: grabbing wrong numbers from word problem; multiplying when they should compare/subtract; confusing "total area of two plots" with composite figure area; not labeling units</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65F">
      <w:pPr>
        <w:numPr>
          <w:ilvl w:val="0"/>
          <w:numId w:val="9"/>
        </w:numPr>
        <w:spacing w:after="0" w:afterAutospacing="0" w:before="240" w:lineRule="auto"/>
        <w:ind w:left="720" w:hanging="360"/>
      </w:pPr>
      <w:r w:rsidDel="00000000" w:rsidR="00000000" w:rsidRPr="00000000">
        <w:rPr>
          <w:rtl w:val="0"/>
        </w:rPr>
        <w:t xml:space="preserve">The area toolkit review — everything students can now do:</w:t>
      </w:r>
    </w:p>
    <w:p w:rsidR="00000000" w:rsidDel="00000000" w:rsidP="00000000" w:rsidRDefault="00000000" w:rsidRPr="00000000" w14:paraId="00000660">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Given two dimensions → find area</w:t>
      </w:r>
    </w:p>
    <w:p w:rsidR="00000000" w:rsidDel="00000000" w:rsidP="00000000" w:rsidRDefault="00000000" w:rsidRPr="00000000" w14:paraId="00000661">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Given area and one dimension → find the other dimension</w:t>
      </w:r>
    </w:p>
    <w:p w:rsidR="00000000" w:rsidDel="00000000" w:rsidP="00000000" w:rsidRDefault="00000000" w:rsidRPr="00000000" w14:paraId="00000662">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Given just an area → find multiple possible dimensions</w:t>
      </w:r>
    </w:p>
    <w:p w:rsidR="00000000" w:rsidDel="00000000" w:rsidP="00000000" w:rsidRDefault="00000000" w:rsidRPr="00000000" w14:paraId="00000663">
      <w:pPr>
        <w:numPr>
          <w:ilvl w:val="1"/>
          <w:numId w:val="9"/>
        </w:numPr>
        <w:spacing w:after="0" w:afterAutospacing="0" w:before="0" w:beforeAutospacing="0" w:lineRule="auto"/>
        <w:ind w:left="1440" w:hanging="360"/>
      </w:pPr>
      <w:r w:rsidDel="00000000" w:rsidR="00000000" w:rsidRPr="00000000">
        <w:rPr>
          <w:rtl w:val="0"/>
        </w:rPr>
        <w:t xml:space="preserve">Compare areas of different rectangles</w:t>
      </w:r>
    </w:p>
    <w:p w:rsidR="00000000" w:rsidDel="00000000" w:rsidP="00000000" w:rsidRDefault="00000000" w:rsidRPr="00000000" w14:paraId="00000664">
      <w:pPr>
        <w:numPr>
          <w:ilvl w:val="1"/>
          <w:numId w:val="9"/>
        </w:numPr>
        <w:spacing w:after="0" w:afterAutospacing="0" w:before="0" w:beforeAutospacing="0" w:lineRule="auto"/>
        <w:ind w:left="1440" w:hanging="360"/>
      </w:pPr>
      <w:r w:rsidDel="00000000" w:rsidR="00000000" w:rsidRPr="00000000">
        <w:rPr>
          <w:rtl w:val="0"/>
        </w:rPr>
        <w:t xml:space="preserve">Use area to answer real questions</w:t>
      </w:r>
    </w:p>
    <w:p w:rsidR="00000000" w:rsidDel="00000000" w:rsidP="00000000" w:rsidRDefault="00000000" w:rsidRPr="00000000" w14:paraId="00000665">
      <w:pPr>
        <w:numPr>
          <w:ilvl w:val="0"/>
          <w:numId w:val="9"/>
        </w:numPr>
        <w:spacing w:after="0" w:afterAutospacing="0" w:before="0" w:beforeAutospacing="0" w:lineRule="auto"/>
        <w:ind w:left="720" w:hanging="360"/>
      </w:pPr>
      <w:r w:rsidDel="00000000" w:rsidR="00000000" w:rsidRPr="00000000">
        <w:rPr>
          <w:rtl w:val="0"/>
        </w:rPr>
        <w:t xml:space="preserve">"Area isn't just counting squares. It's a tool for solving real problems."</w:t>
      </w:r>
    </w:p>
    <w:p w:rsidR="00000000" w:rsidDel="00000000" w:rsidP="00000000" w:rsidRDefault="00000000" w:rsidRPr="00000000" w14:paraId="0000066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no new terms — this module is application of everything learned</w:t>
      </w:r>
    </w:p>
    <w:p w:rsidR="00000000" w:rsidDel="00000000" w:rsidP="00000000" w:rsidRDefault="00000000" w:rsidRPr="00000000" w14:paraId="0000066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Closing beat — preview of composites:</w:t>
      </w:r>
      <w:r w:rsidDel="00000000" w:rsidR="00000000" w:rsidRPr="00000000">
        <w:rPr>
          <w:rtl w:val="0"/>
        </w:rPr>
        <w:t xml:space="preserve"> "When you added the two bulletin board areas, you had two SEPARATE rectangles in two different places. Soon you'll see shapes that are MADE of rectangles stuck together — one shape, not two. And you'll use the same adding skill, but in a new way."</w:t>
      </w:r>
    </w:p>
    <w:p w:rsidR="00000000" w:rsidDel="00000000" w:rsidP="00000000" w:rsidRDefault="00000000" w:rsidRPr="00000000" w14:paraId="0000066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M10: "You've been using multiplication to find area. Now let's see how the multiplication TABLE connects to area — you can find areas right inside the table."</w:t>
      </w:r>
    </w:p>
    <w:p w:rsidR="00000000" w:rsidDel="00000000" w:rsidP="00000000" w:rsidRDefault="00000000" w:rsidRPr="00000000" w14:paraId="0000066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If M10 is cut, the "closing beat" above serves as the direct bridge to M11. If M10 is present, M10's own bridge to M11 reinforces. Either way, the "two separate vs. one composite" distinction has been planted.</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q10ajim60aee" w:id="96"/>
      <w:bookmarkEnd w:id="96"/>
      <w:r w:rsidDel="00000000" w:rsidR="00000000" w:rsidRPr="00000000">
        <w:rPr>
          <w:b w:val="1"/>
          <w:bCs w:val="1"/>
          <w:color w:val="000000"/>
          <w:sz w:val="26"/>
          <w:szCs w:val="26"/>
          <w:rtl w:val="0"/>
        </w:rPr>
        <w:t xml:space="preserve">Scaffolding Progression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6359832635983"/>
        <w:gridCol w:w="3691.1297071129707"/>
        <w:gridCol w:w="2883.389121338912"/>
        <w:gridCol w:w="1972.8451882845188"/>
        <w:tblGridChange w:id="0">
          <w:tblGrid>
            <w:gridCol w:w="812.6359832635983"/>
            <w:gridCol w:w="3691.1297071129707"/>
            <w:gridCol w:w="2883.389121338912"/>
            <w:gridCol w:w="1972.84518828451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jc w:val="center"/>
              <w:rPr/>
            </w:pPr>
            <w:r w:rsidDel="00000000" w:rsidR="00000000" w:rsidRPr="00000000">
              <w:rPr>
                <w:b w:val="1"/>
                <w:bCs w:val="1"/>
                <w:rtl w:val="0"/>
              </w:rPr>
              <w:t xml:space="preserve">Problem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jc w:val="center"/>
              <w:rPr/>
            </w:pPr>
            <w:r w:rsidDel="00000000" w:rsidR="00000000" w:rsidRPr="00000000">
              <w:rPr>
                <w:b w:val="1"/>
                <w:bCs w:val="1"/>
                <w:rtl w:val="0"/>
              </w:rPr>
              <w:t xml:space="preserve">Equation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bCs w:val="1"/>
                <w:rtl w:val="0"/>
              </w:rPr>
              <w:t xml:space="preserve">Context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Forward application (3-4) + missing-dimension introduction (2-3, guided)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Available; blank-slot mode for missing-dimension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Community garden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Independent missing-dimension (2-3) + design problems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Available for missing-dimension; MC for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Community garden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Comparison (1-2) + multi-step (1-2) + constraint stretch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Removed — full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Varied (rugs, boards, rooms)</w:t>
            </w:r>
          </w:p>
        </w:tc>
      </w:tr>
    </w:tbl>
    <w:p w:rsidR="00000000" w:rsidDel="00000000" w:rsidP="00000000" w:rsidRDefault="00000000" w:rsidRPr="00000000" w14:paraId="0000067C">
      <w:pPr>
        <w:spacing w:after="240" w:before="240" w:lineRule="auto"/>
        <w:rPr/>
      </w:pPr>
      <w:r w:rsidDel="00000000" w:rsidR="00000000" w:rsidRPr="00000000">
        <w:rPr>
          <w:b w:val="1"/>
          <w:bCs w:val="1"/>
          <w:rtl w:val="0"/>
        </w:rPr>
        <w:t xml:space="preserve">Context strategy:</w:t>
      </w:r>
      <w:r w:rsidDel="00000000" w:rsidR="00000000" w:rsidRPr="00000000">
        <w:rPr>
          <w:rtl w:val="0"/>
        </w:rPr>
        <w:t xml:space="preserve"> Community garden is the sustained context for Early and Mid (reduces word-problem parsing overhead while students learn new problem formats). Late and Practice shift to varied real-world contexts (rugs, bookshelves, bulletin boards, playgrounds) to signal area's broad applicability. This mirrors OUR L10's approach — garden as lesson context, practice broadens.</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Note on strategy choice:</w:t>
      </w:r>
      <w:r w:rsidDel="00000000" w:rsidR="00000000" w:rsidRPr="00000000">
        <w:rPr>
          <w:rtl w:val="0"/>
        </w:rPr>
        <w:t xml:space="preserve"> The Module Mapping says "multiple solution strategies accepted (draw squares, tick marks, count groups, multiply)." In the digital context, the primary strategy is multiplication (the M7 abstraction). However, </w:t>
      </w:r>
      <w:r w:rsidDel="00000000" w:rsidR="00000000" w:rsidRPr="00000000">
        <w:rPr>
          <w:rtl w:val="0"/>
        </w:rPr>
        <w:t xml:space="preserve">the guide can activate grid overlays (from M7's remediation tool) </w:t>
      </w:r>
      <w:r w:rsidDel="00000000" w:rsidR="00000000" w:rsidRPr="00000000">
        <w:rPr>
          <w:rtl w:val="0"/>
        </w:rPr>
        <w:t xml:space="preserve">for students who need visual support. The point is that students CHOOSE — they don't all have to solve the same way. Starter Pack writers should script the guide to validate different approaches if offered, but not actively teach alternatives at this point.</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q2w5mg991qk" w:id="97"/>
      <w:bookmarkEnd w:id="97"/>
      <w:r w:rsidDel="00000000" w:rsidR="00000000" w:rsidRPr="00000000">
        <w:rPr>
          <w:b w:val="1"/>
          <w:bCs w:val="1"/>
          <w:color w:val="000000"/>
          <w:sz w:val="26"/>
          <w:szCs w:val="26"/>
          <w:rtl w:val="0"/>
        </w:rPr>
        <w:t xml:space="preserve">Tool Requirements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0836820083682"/>
        <w:gridCol w:w="3441.464435146444"/>
        <w:gridCol w:w="2149.07949790795"/>
        <w:gridCol w:w="2369.372384937238"/>
        <w:tblGridChange w:id="0">
          <w:tblGrid>
            <w:gridCol w:w="1400.0836820083682"/>
            <w:gridCol w:w="3441.464435146444"/>
            <w:gridCol w:w="2149.07949790795"/>
            <w:gridCol w:w="2369.3723849372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jc w:val="center"/>
              <w:rPr/>
            </w:pPr>
            <w:r w:rsidDel="00000000" w:rsidR="00000000" w:rsidRPr="00000000">
              <w:rPr>
                <w:b w:val="1"/>
                <w:bCs w:val="1"/>
                <w:rtl w:val="0"/>
              </w:rPr>
              <w:t xml:space="preserve">Mode/Configuration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bCs w:val="1"/>
                <w:rtl w:val="0"/>
              </w:rPr>
              <w:t xml:space="preserve">Interaction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Grid Rectangles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Outline + dimensions (forward/comparison)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Display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Multiple rectangles per screen for comparison problems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Grid Rectangles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Outline + partial info (missing 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Display — one dimension + area label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Student reasons about missing dimension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Grid Rectangles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Outline, no info (design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Appears after student selects factor 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Confirms student's design choice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Equation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Multiplication with unit labels; blank-slot mode for missing 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Click-select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Available Early/Mid, removed Late</w:t>
            </w:r>
          </w:p>
        </w:tc>
      </w:tr>
    </w:tbl>
    <w:p w:rsidR="00000000" w:rsidDel="00000000" w:rsidP="00000000" w:rsidRDefault="00000000" w:rsidRPr="00000000" w14:paraId="00000694">
      <w:pPr>
        <w:spacing w:after="240" w:before="240" w:lineRule="auto"/>
        <w:rPr/>
      </w:pPr>
      <w:r w:rsidDel="00000000" w:rsidR="00000000" w:rsidRPr="00000000">
        <w:rPr>
          <w:b w:val="1"/>
          <w:bCs w:val="1"/>
          <w:rtl w:val="0"/>
        </w:rPr>
        <w:t xml:space="preserve">Critical capability — Multiple rectangles with visual separation:</w:t>
      </w:r>
      <w:r w:rsidDel="00000000" w:rsidR="00000000" w:rsidRPr="00000000">
        <w:rPr>
          <w:rtl w:val="0"/>
        </w:rPr>
        <w:t xml:space="preserve"> Comparison and multi-step problems require two rectangles displayed simultaneously. These rectangles must be </w:t>
      </w:r>
      <w:r w:rsidDel="00000000" w:rsidR="00000000" w:rsidRPr="00000000">
        <w:rPr>
          <w:b w:val="1"/>
          <w:bCs w:val="1"/>
          <w:rtl w:val="0"/>
        </w:rPr>
        <w:t xml:space="preserve">visually separated with clear space between them — NOT adjacent or touching.</w:t>
      </w:r>
      <w:r w:rsidDel="00000000" w:rsidR="00000000" w:rsidRPr="00000000">
        <w:rPr>
          <w:rtl w:val="0"/>
        </w:rPr>
        <w:t xml:space="preserve"> If rectangles are drawn touching, students will naturally perceive them as one shape, which conflates M9's "add two independent areas" with M11's "decompose one composite shape." The visual separation reinforces the conceptual separation. Engineering should treat this as a display constraint, not a style preference.</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Critical capability — Partial-info display:</w:t>
      </w:r>
      <w:r w:rsidDel="00000000" w:rsidR="00000000" w:rsidRPr="00000000">
        <w:rPr>
          <w:rtl w:val="0"/>
        </w:rPr>
        <w:t xml:space="preserve"> For missing-dimension problems, Grid Rectangles must show a rectangle with ONE dimension labeled, the area stated inside the rectangle (e.g., "Area = 30 sq ft"), and a "?" on the unknown side. This is a new display configuration.</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No new tools.</w:t>
      </w:r>
      <w:r w:rsidDel="00000000" w:rsidR="00000000" w:rsidRPr="00000000">
        <w:rPr>
          <w:rtl w:val="0"/>
        </w:rPr>
        <w:t xml:space="preserve"> M9 uses existing tools in new problem contexts. The cognitive challenge is in the problem types, not the tooling.</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s7e1f7n0npmk" w:id="98"/>
      <w:bookmarkEnd w:id="98"/>
      <w:r w:rsidDel="00000000" w:rsidR="00000000" w:rsidRPr="00000000">
        <w:rPr>
          <w:b w:val="1"/>
          <w:bCs w:val="1"/>
          <w:color w:val="000000"/>
          <w:sz w:val="26"/>
          <w:szCs w:val="26"/>
          <w:rtl w:val="0"/>
        </w:rPr>
        <w:t xml:space="preserve">Data Constraints</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Forward problems:</w:t>
      </w:r>
      <w:r w:rsidDel="00000000" w:rsidR="00000000" w:rsidRPr="00000000">
        <w:rPr>
          <w:rtl w:val="0"/>
        </w:rPr>
        <w:t xml:space="preserve"> Factors 2–10, products within 100, all four unit types</w:t>
      </w:r>
    </w:p>
    <w:p w:rsidR="00000000" w:rsidDel="00000000" w:rsidP="00000000" w:rsidRDefault="00000000" w:rsidRPr="00000000" w14:paraId="0000069A">
      <w:pPr>
        <w:numPr>
          <w:ilvl w:val="0"/>
          <w:numId w:val="47"/>
        </w:numPr>
        <w:spacing w:after="240" w:before="240" w:lineRule="auto"/>
        <w:ind w:left="720" w:hanging="360"/>
      </w:pPr>
      <w:r w:rsidDel="00000000" w:rsidR="00000000" w:rsidRPr="00000000">
        <w:rPr>
          <w:rtl w:val="0"/>
        </w:rPr>
        <w:t xml:space="preserve">Examples: 8 × 3 = 24 sq ft, 7 × 4 = 28 sq cm, 9 × 5 = 45 sq m</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Missing-dimension problems:</w:t>
      </w:r>
      <w:r w:rsidDel="00000000" w:rsidR="00000000" w:rsidRPr="00000000">
        <w:rPr>
          <w:rtl w:val="0"/>
        </w:rPr>
        <w:t xml:space="preserve"> Target area given, one dimension given, missing dimension is a whole number</w:t>
      </w:r>
    </w:p>
    <w:p w:rsidR="00000000" w:rsidDel="00000000" w:rsidP="00000000" w:rsidRDefault="00000000" w:rsidRPr="00000000" w14:paraId="0000069C">
      <w:pPr>
        <w:numPr>
          <w:ilvl w:val="0"/>
          <w:numId w:val="42"/>
        </w:numPr>
        <w:spacing w:after="0" w:afterAutospacing="0" w:before="240" w:lineRule="auto"/>
        <w:ind w:left="720" w:hanging="360"/>
      </w:pPr>
      <w:r w:rsidDel="00000000" w:rsidR="00000000" w:rsidRPr="00000000">
        <w:rPr>
          <w:rtl w:val="0"/>
        </w:rPr>
        <w:t xml:space="preserve">Examples: area = 30, width = 5, length = ? (6); area = 28, width = 4, length = ? (7)</w:t>
      </w:r>
    </w:p>
    <w:p w:rsidR="00000000" w:rsidDel="00000000" w:rsidP="00000000" w:rsidRDefault="00000000" w:rsidRPr="00000000" w14:paraId="0000069D">
      <w:pPr>
        <w:numPr>
          <w:ilvl w:val="0"/>
          <w:numId w:val="42"/>
        </w:numPr>
        <w:spacing w:after="0" w:afterAutospacing="0" w:before="0" w:beforeAutospacing="0" w:lineRule="auto"/>
        <w:ind w:left="720" w:hanging="360"/>
      </w:pPr>
      <w:r w:rsidDel="00000000" w:rsidR="00000000" w:rsidRPr="00000000">
        <w:rPr>
          <w:rtl w:val="0"/>
        </w:rPr>
        <w:t xml:space="preserve">Keep target areas to products with clean factor pairs — avoid remainders</w:t>
      </w:r>
    </w:p>
    <w:p w:rsidR="00000000" w:rsidDel="00000000" w:rsidP="00000000" w:rsidRDefault="00000000" w:rsidRPr="00000000" w14:paraId="0000069E">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Missing dimension should be ≤ 10 (within multiplication fact fluency)</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Design problems:</w:t>
      </w:r>
      <w:r w:rsidDel="00000000" w:rsidR="00000000" w:rsidRPr="00000000">
        <w:rPr>
          <w:rtl w:val="0"/>
        </w:rPr>
        <w:t xml:space="preserve"> Same area targets as M8 reverse problems</w:t>
      </w:r>
    </w:p>
    <w:p w:rsidR="00000000" w:rsidDel="00000000" w:rsidP="00000000" w:rsidRDefault="00000000" w:rsidRPr="00000000" w14:paraId="000006A0">
      <w:pPr>
        <w:numPr>
          <w:ilvl w:val="0"/>
          <w:numId w:val="56"/>
        </w:numPr>
        <w:spacing w:after="0" w:afterAutospacing="0" w:before="240" w:lineRule="auto"/>
        <w:ind w:left="720" w:hanging="360"/>
      </w:pPr>
      <w:r w:rsidDel="00000000" w:rsidR="00000000" w:rsidRPr="00000000">
        <w:rPr>
          <w:rtl w:val="0"/>
        </w:rPr>
        <w:t xml:space="preserve">12, 18, 20, 24, 30, 36 — multiple clean factor pairs</w:t>
      </w:r>
    </w:p>
    <w:p w:rsidR="00000000" w:rsidDel="00000000" w:rsidP="00000000" w:rsidRDefault="00000000" w:rsidRPr="00000000" w14:paraId="000006A1">
      <w:pPr>
        <w:numPr>
          <w:ilvl w:val="0"/>
          <w:numId w:val="5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Design problem progression — MC scaffolding → free production:</w:t>
      </w:r>
    </w:p>
    <w:p w:rsidR="00000000" w:rsidDel="00000000" w:rsidP="00000000" w:rsidRDefault="00000000" w:rsidRPr="00000000" w14:paraId="000006A2">
      <w:pPr>
        <w:numPr>
          <w:ilvl w:val="1"/>
          <w:numId w:val="5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First 1-2 design problems (Mid, guided):</w:t>
      </w:r>
      <w:r w:rsidDel="00000000" w:rsidR="00000000" w:rsidRPr="00000000">
        <w:rPr>
          <w:shd w:fill="ffe599" w:val="clear"/>
          <w:rtl w:val="0"/>
        </w:rPr>
        <w:t xml:space="preserve"> Multi-select MC from factor pairs, same as M8. Student selects valid pairs from options. This is recognition — confirming students can identify factor pairs in a design context before producing them independently.</w:t>
      </w:r>
    </w:p>
    <w:p w:rsidR="00000000" w:rsidDel="00000000" w:rsidP="00000000" w:rsidRDefault="00000000" w:rsidRPr="00000000" w14:paraId="000006A3">
      <w:pPr>
        <w:numPr>
          <w:ilvl w:val="1"/>
          <w:numId w:val="5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Subsequent design problems (Mid/Late, independent):</w:t>
      </w:r>
      <w:r w:rsidDel="00000000" w:rsidR="00000000" w:rsidRPr="00000000">
        <w:rPr>
          <w:shd w:fill="ffe599" w:val="clear"/>
          <w:rtl w:val="0"/>
        </w:rPr>
        <w:t xml:space="preserve"> Equation Builder with number palette (0-12). Student sees ___ × ___ = [target] and selects both factors freely. No pre-curated options — student explores independently.</w:t>
      </w:r>
    </w:p>
    <w:p w:rsidR="00000000" w:rsidDel="00000000" w:rsidP="00000000" w:rsidRDefault="00000000" w:rsidRPr="00000000" w14:paraId="000006A4">
      <w:pPr>
        <w:numPr>
          <w:ilvl w:val="2"/>
          <w:numId w:val="5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If product ≠ target: neutral feedback ("That gives an area of [product], not [target]. Try different numbers!").</w:t>
      </w:r>
    </w:p>
    <w:p w:rsidR="00000000" w:rsidDel="00000000" w:rsidP="00000000" w:rsidRDefault="00000000" w:rsidRPr="00000000" w14:paraId="000006A5">
      <w:pPr>
        <w:numPr>
          <w:ilvl w:val="2"/>
          <w:numId w:val="5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If product = target: Grid Rectangles displays the resulting rectangle to scale.</w:t>
      </w:r>
    </w:p>
    <w:p w:rsidR="00000000" w:rsidDel="00000000" w:rsidP="00000000" w:rsidRDefault="00000000" w:rsidRPr="00000000" w14:paraId="000006A6">
      <w:pPr>
        <w:numPr>
          <w:ilvl w:val="2"/>
          <w:numId w:val="5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"Can you find a DIFFERENT garden with the same area?" prompt for additional solutions.</w:t>
      </w:r>
    </w:p>
    <w:p w:rsidR="00000000" w:rsidDel="00000000" w:rsidP="00000000" w:rsidRDefault="00000000" w:rsidRPr="00000000" w14:paraId="000006A7">
      <w:pPr>
        <w:numPr>
          <w:ilvl w:val="2"/>
          <w:numId w:val="56"/>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After 2-3 failed attempts, guide may hint: "Try starting with a number that goes into [target]."</w:t>
      </w:r>
    </w:p>
    <w:p w:rsidR="00000000" w:rsidDel="00000000" w:rsidP="00000000" w:rsidRDefault="00000000" w:rsidRPr="00000000" w14:paraId="000006A8">
      <w:pPr>
        <w:numPr>
          <w:ilvl w:val="1"/>
          <w:numId w:val="56"/>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Rationale:</w:t>
      </w:r>
      <w:r w:rsidDel="00000000" w:rsidR="00000000" w:rsidRPr="00000000">
        <w:rPr>
          <w:shd w:fill="ffe599" w:val="clear"/>
          <w:rtl w:val="0"/>
        </w:rPr>
        <w:t xml:space="preserve"> MC first builds confidence that factor-pair reasoning transfers to design contexts. Number palette then raises the bar from recognition to production. Dropping MC entirely would leave some students floundering on their first open-ended design problem.</w:t>
      </w:r>
    </w:p>
    <w:p w:rsidR="00000000" w:rsidDel="00000000" w:rsidP="00000000" w:rsidRDefault="00000000" w:rsidRPr="00000000" w14:paraId="000006A9">
      <w:pPr>
        <w:spacing w:after="240" w:before="240" w:lineRule="auto"/>
        <w:rPr/>
      </w:pPr>
      <w:r w:rsidDel="00000000" w:rsidR="00000000" w:rsidRPr="00000000">
        <w:rPr>
          <w:b w:val="1"/>
          <w:bCs w:val="1"/>
          <w:rtl w:val="0"/>
        </w:rPr>
        <w:t xml:space="preserve">Comparison problems:</w:t>
      </w:r>
      <w:r w:rsidDel="00000000" w:rsidR="00000000" w:rsidRPr="00000000">
        <w:rPr>
          <w:rtl w:val="0"/>
        </w:rPr>
        <w:t xml:space="preserve"> Two rectangles with different dimensions</w:t>
      </w:r>
    </w:p>
    <w:p w:rsidR="00000000" w:rsidDel="00000000" w:rsidP="00000000" w:rsidRDefault="00000000" w:rsidRPr="00000000" w14:paraId="000006AA">
      <w:pPr>
        <w:numPr>
          <w:ilvl w:val="0"/>
          <w:numId w:val="25"/>
        </w:numPr>
        <w:spacing w:after="0" w:afterAutospacing="0" w:before="240" w:lineRule="auto"/>
        <w:ind w:left="720" w:hanging="360"/>
      </w:pPr>
      <w:r w:rsidDel="00000000" w:rsidR="00000000" w:rsidRPr="00000000">
        <w:rPr>
          <w:rtl w:val="0"/>
        </w:rPr>
        <w:t xml:space="preserve">Areas should be close enough to require calculation (not obviously different)</w:t>
      </w:r>
    </w:p>
    <w:p w:rsidR="00000000" w:rsidDel="00000000" w:rsidP="00000000" w:rsidRDefault="00000000" w:rsidRPr="00000000" w14:paraId="000006AB">
      <w:pPr>
        <w:numPr>
          <w:ilvl w:val="0"/>
          <w:numId w:val="25"/>
        </w:numPr>
        <w:spacing w:after="0" w:afterAutospacing="0" w:before="0" w:beforeAutospacing="0" w:lineRule="auto"/>
        <w:ind w:left="720" w:hanging="360"/>
      </w:pPr>
      <w:r w:rsidDel="00000000" w:rsidR="00000000" w:rsidRPr="00000000">
        <w:rPr>
          <w:rtl w:val="0"/>
        </w:rPr>
        <w:t xml:space="preserve">Examples: 7×4=28 vs 5×6=30 (difference of 2); 8×3=24 vs 9×3=27 (difference of 3)</w:t>
      </w:r>
    </w:p>
    <w:p w:rsidR="00000000" w:rsidDel="00000000" w:rsidP="00000000" w:rsidRDefault="00000000" w:rsidRPr="00000000" w14:paraId="000006AC">
      <w:pPr>
        <w:numPr>
          <w:ilvl w:val="0"/>
          <w:numId w:val="25"/>
        </w:numPr>
        <w:spacing w:after="240" w:before="0" w:beforeAutospacing="0" w:lineRule="auto"/>
        <w:ind w:left="720" w:hanging="360"/>
      </w:pPr>
      <w:r w:rsidDel="00000000" w:rsidR="00000000" w:rsidRPr="00000000">
        <w:rPr>
          <w:rtl w:val="0"/>
        </w:rPr>
        <w:t xml:space="preserve">Avoid same-area pairs (that's M8's point, not M9's)</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Multi-step problems:</w:t>
      </w:r>
      <w:r w:rsidDel="00000000" w:rsidR="00000000" w:rsidRPr="00000000">
        <w:rPr>
          <w:rFonts w:ascii="Arial Unicode MS" w:cs="Arial Unicode MS" w:eastAsia="Arial Unicode MS" w:hAnsi="Arial Unicode MS"/>
          <w:rtl w:val="0"/>
        </w:rPr>
        <w:t xml:space="preserve"> Two separate rectangles, total area ≤ 100</w:t>
      </w:r>
    </w:p>
    <w:p w:rsidR="00000000" w:rsidDel="00000000" w:rsidP="00000000" w:rsidRDefault="00000000" w:rsidRPr="00000000" w14:paraId="000006AE">
      <w:pPr>
        <w:numPr>
          <w:ilvl w:val="0"/>
          <w:numId w:val="49"/>
        </w:numPr>
        <w:spacing w:after="0" w:afterAutospacing="0" w:before="240" w:lineRule="auto"/>
        <w:ind w:left="720" w:hanging="360"/>
      </w:pPr>
      <w:r w:rsidDel="00000000" w:rsidR="00000000" w:rsidRPr="00000000">
        <w:rPr>
          <w:rtl w:val="0"/>
        </w:rPr>
        <w:t xml:space="preserve">Examples: 8×3=24 and 5×4=20, total = 44; 6×6=36 and 3×5=15, total = 51</w:t>
      </w:r>
    </w:p>
    <w:p w:rsidR="00000000" w:rsidDel="00000000" w:rsidP="00000000" w:rsidRDefault="00000000" w:rsidRPr="00000000" w14:paraId="000006AF">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Keep individual areas ≤ 50 so the sum stays manageable</w:t>
      </w:r>
    </w:p>
    <w:p w:rsidR="00000000" w:rsidDel="00000000" w:rsidP="00000000" w:rsidRDefault="00000000" w:rsidRPr="00000000" w14:paraId="000006B0">
      <w:pPr>
        <w:spacing w:after="240" w:before="240" w:lineRule="auto"/>
        <w:rPr/>
      </w:pPr>
      <w:r w:rsidDel="00000000" w:rsidR="00000000" w:rsidRPr="00000000">
        <w:rPr>
          <w:b w:val="1"/>
          <w:bCs w:val="1"/>
          <w:rtl w:val="0"/>
        </w:rPr>
        <w:t xml:space="preserve">Word problem contexts:</w:t>
      </w:r>
      <w:r w:rsidDel="00000000" w:rsidR="00000000" w:rsidRPr="00000000">
        <w:rPr>
          <w:rtl w:val="0"/>
        </w:rPr>
        <w:t xml:space="preserve"> Age-appropriate, real-world</w:t>
      </w:r>
    </w:p>
    <w:p w:rsidR="00000000" w:rsidDel="00000000" w:rsidP="00000000" w:rsidRDefault="00000000" w:rsidRPr="00000000" w14:paraId="000006B1">
      <w:pPr>
        <w:numPr>
          <w:ilvl w:val="0"/>
          <w:numId w:val="26"/>
        </w:numPr>
        <w:spacing w:after="0" w:afterAutospacing="0" w:before="240" w:lineRule="auto"/>
        <w:ind w:left="720" w:hanging="360"/>
      </w:pPr>
      <w:r w:rsidDel="00000000" w:rsidR="00000000" w:rsidRPr="00000000">
        <w:rPr>
          <w:rtl w:val="0"/>
        </w:rPr>
        <w:t xml:space="preserve">Gardens, rugs, bookshelves, bulletin boards, tablecloths, playgrounds</w:t>
      </w:r>
    </w:p>
    <w:p w:rsidR="00000000" w:rsidDel="00000000" w:rsidP="00000000" w:rsidRDefault="00000000" w:rsidRPr="00000000" w14:paraId="000006B2">
      <w:pPr>
        <w:numPr>
          <w:ilvl w:val="0"/>
          <w:numId w:val="26"/>
        </w:numPr>
        <w:spacing w:after="240" w:before="0" w:beforeAutospacing="0" w:lineRule="auto"/>
        <w:ind w:left="720" w:hanging="360"/>
      </w:pPr>
      <w:r w:rsidDel="00000000" w:rsidR="00000000" w:rsidRPr="00000000">
        <w:rPr>
          <w:rtl w:val="0"/>
        </w:rPr>
        <w:t xml:space="preserve">Consistent sentence structure for Early; can vary more in Mid/Late as students gain confidence with word-problem parsing</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rl81cpv6ak0s" w:id="99"/>
      <w:bookmarkEnd w:id="99"/>
      <w:r w:rsidDel="00000000" w:rsidR="00000000" w:rsidRPr="00000000">
        <w:rPr>
          <w:b w:val="1"/>
          <w:bCs w:val="1"/>
          <w:color w:val="000000"/>
          <w:sz w:val="26"/>
          <w:szCs w:val="26"/>
          <w:rtl w:val="0"/>
        </w:rPr>
        <w:t xml:space="preserve">Vocabulary</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New:</w:t>
      </w:r>
      <w:r w:rsidDel="00000000" w:rsidR="00000000" w:rsidRPr="00000000">
        <w:rPr>
          <w:rtl w:val="0"/>
        </w:rPr>
        <w:t xml:space="preserve"> (none — this is a consolidation module)</w:t>
      </w:r>
    </w:p>
    <w:p w:rsidR="00000000" w:rsidDel="00000000" w:rsidP="00000000" w:rsidRDefault="00000000" w:rsidRPr="00000000" w14:paraId="000006B6">
      <w:pPr>
        <w:spacing w:after="240" w:before="240" w:lineRule="auto"/>
        <w:rPr/>
      </w:pPr>
      <w:r w:rsidDel="00000000" w:rsidR="00000000" w:rsidRPr="00000000">
        <w:rPr>
          <w:b w:val="1"/>
          <w:bCs w:val="1"/>
          <w:rtl w:val="0"/>
        </w:rPr>
        <w:t xml:space="preserve">Reinforced:</w:t>
      </w:r>
      <w:r w:rsidDel="00000000" w:rsidR="00000000" w:rsidRPr="00000000">
        <w:rPr>
          <w:rtl w:val="0"/>
        </w:rPr>
        <w:t xml:space="preserve"> area, length, width, dimension, square foot, square meter, square inch, square centimeter, factor, product, multiply</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Language pattern:</w:t>
      </w:r>
      <w:r w:rsidDel="00000000" w:rsidR="00000000" w:rsidRPr="00000000">
        <w:rPr>
          <w:rtl w:val="0"/>
        </w:rPr>
        <w:t xml:space="preserve"> "The area of [object] is ___ square [unit]." Also: "[Object A] has ___ more square [unit] than [Object B]."</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igujpagtrxne"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Key Transition: M8 → M9</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Skill building (forward and reverse area calculation) → Skill application (using area to solve contextual problems)</w:t>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What carries forward:</w:t>
      </w:r>
      <w:r w:rsidDel="00000000" w:rsidR="00000000" w:rsidRPr="00000000">
        <w:rPr>
          <w:rtl w:val="0"/>
        </w:rPr>
        <w:t xml:space="preserve"> Dimensions-to-area fluency, reverse/factor-pair reasoning, all four standard units, text-based problems</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What's new:</w:t>
      </w:r>
      <w:r w:rsidDel="00000000" w:rsidR="00000000" w:rsidRPr="00000000">
        <w:rPr>
          <w:rtl w:val="0"/>
        </w:rPr>
        <w:t xml:space="preserve"> Missing-dimension problems (constrained reverse), design problems with constraints, comparison problems, multi-step problems, sustained real-world context</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Why this sequence:</w:t>
      </w:r>
      <w:r w:rsidDel="00000000" w:rsidR="00000000" w:rsidRPr="00000000">
        <w:rPr>
          <w:rtl w:val="0"/>
        </w:rPr>
        <w:t xml:space="preserve"> M8 built fluency and introduced reverse reasoning. M9 puts both to work in context. The shift from "calculate" to "solve" is the application layer that makes the mathematics meaningful.</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85tjjn9nw5jh"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Key Transition: M9 → M10</w:t>
      </w:r>
    </w:p>
    <w:p w:rsidR="00000000" w:rsidDel="00000000" w:rsidP="00000000" w:rsidRDefault="00000000" w:rsidRPr="00000000" w14:paraId="000006BF">
      <w:pPr>
        <w:spacing w:after="240" w:before="240" w:lineRule="auto"/>
        <w:rPr/>
      </w:pPr>
      <w:r w:rsidDel="00000000" w:rsidR="00000000" w:rsidRPr="00000000">
        <w:rPr>
          <w:b w:val="1"/>
          <w:bCs w:val="1"/>
          <w:rtl w:val="0"/>
        </w:rPr>
        <w:t xml:space="preserve">What M9 establishes:</w:t>
      </w:r>
      <w:r w:rsidDel="00000000" w:rsidR="00000000" w:rsidRPr="00000000">
        <w:rPr>
          <w:rtl w:val="0"/>
        </w:rPr>
        <w:t xml:space="preserve"> Students can use area to solve varied problem types in context. They're fluent with forward and reverse reasoning.</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What M10 builds:</w:t>
      </w:r>
      <w:r w:rsidDel="00000000" w:rsidR="00000000" w:rsidRPr="00000000">
        <w:rPr>
          <w:rtl w:val="0"/>
        </w:rPr>
        <w:t xml:space="preserve"> The multiplication table AS an area model — every product is an area, every cell is a rectangle. Synthesizes the entire multiplication-area connection.</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Bridge:</w:t>
      </w:r>
      <w:r w:rsidDel="00000000" w:rsidR="00000000" w:rsidRPr="00000000">
        <w:rPr>
          <w:rtl w:val="0"/>
        </w:rPr>
        <w:t xml:space="preserve"> "You've been using multiplication to find the area. Now let's see how the multiplication TABLE connects to the area — you can find areas right inside the table."</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shd w:fill="a4c2f4" w:val="clear"/>
        </w:rPr>
      </w:pPr>
      <w:bookmarkStart w:colFirst="0" w:colLast="0" w:name="_j64urbqa5p51" w:id="102"/>
      <w:bookmarkEnd w:id="102"/>
      <w:r w:rsidDel="00000000" w:rsidR="00000000" w:rsidRPr="00000000">
        <w:rPr>
          <w:b w:val="1"/>
          <w:bCs w:val="1"/>
          <w:color w:val="000000"/>
          <w:sz w:val="26"/>
          <w:szCs w:val="26"/>
          <w:shd w:fill="a4c2f4" w:val="clear"/>
          <w:rtl w:val="0"/>
        </w:rPr>
        <w:t xml:space="preserve">SME Review Questions</w:t>
      </w:r>
    </w:p>
    <w:p w:rsidR="00000000" w:rsidDel="00000000" w:rsidP="00000000" w:rsidRDefault="00000000" w:rsidRPr="00000000" w14:paraId="000006C4">
      <w:pPr>
        <w:numPr>
          <w:ilvl w:val="0"/>
          <w:numId w:val="6"/>
        </w:numPr>
        <w:spacing w:after="0" w:afterAutospacing="0" w:before="240" w:lineRule="auto"/>
        <w:ind w:left="720" w:hanging="360"/>
        <w:rPr>
          <w:shd w:fill="ffe599" w:val="clear"/>
        </w:rPr>
      </w:pPr>
      <w:r w:rsidDel="00000000" w:rsidR="00000000" w:rsidRPr="00000000">
        <w:rPr>
          <w:b w:val="1"/>
          <w:bCs w:val="1"/>
          <w:shd w:fill="ffe599" w:val="clear"/>
          <w:rtl w:val="0"/>
        </w:rPr>
        <w:t xml:space="preserve"> </w:t>
      </w:r>
      <w:r w:rsidDel="00000000" w:rsidR="00000000" w:rsidRPr="00000000">
        <w:rPr>
          <w:strike w:val="1"/>
          <w:shd w:fill="ffe599" w:val="clear"/>
          <w:rtl w:val="0"/>
        </w:rPr>
        <w:t xml:space="preserve">Hybrid context approach: Early and Mid use community garden as sustained context. Late and Practice shift to varied contexts. Does this balance narrative engagement with breadth?</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Vary contexts in Late and Practice. Community garden sustained through Early and Mid (reduces word-problem parsing overhead while learning new problem formats). Late and Practice use varied real-world contexts to signal area's broad applicability. Confirmed as designed.</w:t>
      </w:r>
      <w:commentRangeStart w:id="133"/>
      <w:r w:rsidDel="00000000" w:rsidR="00000000" w:rsidRPr="00000000">
        <w:rPr>
          <w:b w:val="1"/>
          <w:bCs w:val="1"/>
          <w:shd w:fill="ffe599" w:val="clear"/>
          <w:rtl w:val="0"/>
        </w:rPr>
        <w:t xml:space="preserve">    </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6C5">
      <w:pPr>
        <w:numPr>
          <w:ilvl w:val="0"/>
          <w:numId w:val="6"/>
        </w:numPr>
        <w:spacing w:after="0" w:afterAutospacing="0" w:before="0" w:beforeAutospacing="0" w:lineRule="auto"/>
        <w:ind w:left="720" w:hanging="360"/>
        <w:rPr>
          <w:shd w:fill="ffe599" w:val="clear"/>
        </w:rPr>
      </w:pPr>
      <w:r w:rsidDel="00000000" w:rsidR="00000000" w:rsidRPr="00000000">
        <w:rPr>
          <w:strike w:val="1"/>
          <w:shd w:fill="ffe599" w:val="clear"/>
          <w:rtl w:val="0"/>
        </w:rPr>
        <w:t xml:space="preserve">Missing-dimension as multiplication, not division: Confirm this framing is pedagogically sound, or should we introduce division language here since 3.OA covers it?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shd w:fill="ffe599" w:val="clear"/>
          <w:rtl w:val="0"/>
        </w:rPr>
        <w:t xml:space="preserve">Confirmed — frame missing-dimension problems as multiplication (___ × 5 = 30), not division (30 ÷ 5). Division is not introduced in Unit 2. Students reason about missing factors within the multiplication frame established throughout the unit.</w:t>
      </w:r>
      <w:commentRangeStart w:id="134"/>
      <w:r w:rsidDel="00000000" w:rsidR="00000000" w:rsidRPr="00000000">
        <w:rPr>
          <w:b w:val="1"/>
          <w:bCs w:val="1"/>
          <w:shd w:fill="ffe599" w:val="clear"/>
          <w:rtl w:val="0"/>
        </w:rPr>
        <w:t xml:space="preserve">    </w:t>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06C6">
      <w:pPr>
        <w:numPr>
          <w:ilvl w:val="0"/>
          <w:numId w:val="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Design problem openness: "Design a garden with area 24" — MC from factor pairs (controlled) or more open?</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Scaffolded progression — MC for first 1-2 design problems (recognition, builds confidence), then Equation Builder with number palette (0-12) for subsequent problems (free production). MC is not off-limits; it's scaffolding that fades. The upgrade from MC to number palette raises cognitive demand from recognition to production within the same module.</w:t>
      </w:r>
      <w:commentRangeStart w:id="135"/>
      <w:r w:rsidDel="00000000" w:rsidR="00000000" w:rsidRPr="00000000">
        <w:rPr>
          <w:b w:val="1"/>
          <w:bCs w:val="1"/>
          <w:shd w:fill="ffe599" w:val="clear"/>
          <w:rtl w:val="0"/>
        </w:rPr>
        <w:t xml:space="preserve">  </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06C7">
      <w:pPr>
        <w:numPr>
          <w:ilvl w:val="0"/>
          <w:numId w:val="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Constraint problems as stretch: "At least / at most" inequality reasoning — drop for Grade 3 or keep as stretch?</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Keep as STRETCH, with scaffolding. "At least" and "at most" terminology is typically introduced around 6th grade, so this is above-grade exposure, not an expectation. Guide models one constraint problem during the lesson (making the language explicit: "at least 5 feet wide means 5 feet or MORE"). Practice includes 1-2 constraint problems in MC format only — students select from options rather than generating constrained designs independently. Tagged CHALLENGE (bonus only) per mastery tracking guidance.</w:t>
      </w:r>
      <w:commentRangeStart w:id="136"/>
      <w:r w:rsidDel="00000000" w:rsidR="00000000" w:rsidRPr="00000000">
        <w:rPr>
          <w:b w:val="1"/>
          <w:bCs w:val="1"/>
          <w:shd w:fill="ffe599" w:val="clear"/>
          <w:rtl w:val="0"/>
        </w:rPr>
        <w:t xml:space="preserve">   </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06C8">
      <w:pPr>
        <w:numPr>
          <w:ilvl w:val="0"/>
          <w:numId w:val="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Strategy validation: How much space should the guide give to alternative strategies?</w:t>
      </w:r>
      <w:r w:rsidDel="00000000" w:rsidR="00000000" w:rsidRPr="00000000">
        <w:rPr>
          <w:rFonts w:ascii="Arial Unicode MS" w:cs="Arial Unicode MS" w:eastAsia="Arial Unicode MS" w:hAnsi="Arial Unicode MS"/>
          <w:shd w:fill="ffe599" w:val="clear"/>
          <w:rtl w:val="0"/>
        </w:rPr>
        <w:t xml:space="preserve"> RESOLVED: Validate if offered, but don't actively teach alternatives. Multiplication is the primary path in the digital app. If a student skip-counts to a correct answer, the system accepts it — we cannot observe the computation method, only the result. For multi-step problems specifically: the app requires intermediate answers (each rectangle's area) before the final total. This serves two purposes: (a) it validates that the student calculated each area correctly rather than guessing the sum, and (b) it makes the "find each, then add" strategy structure visible. Example: "What is the area of the first blanket?" → [student answers 24] → "What is the area of the second blanket?" → [student answers 20] → "What is the total area of both blankets?" → [student answers 44]. Requiring steps is not prescribing a strategy — it's making reasoning observable in a digital context where we can't watch students work.</w:t>
      </w:r>
      <w:commentRangeStart w:id="137"/>
      <w:r w:rsidDel="00000000" w:rsidR="00000000" w:rsidRPr="00000000">
        <w:rPr>
          <w:b w:val="1"/>
          <w:bCs w:val="1"/>
          <w:shd w:fill="ffe599" w:val="clear"/>
          <w:rtl w:val="0"/>
        </w:rPr>
        <w:t xml:space="preserve">    </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06C9">
      <w:pPr>
        <w:numPr>
          <w:ilvl w:val="0"/>
          <w:numId w:val="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Problem type volume across the module: M9 covers five problem formats. Does the overall density feel appropriate for an application module, or is it too many formats?</w:t>
      </w:r>
      <w:r w:rsidDel="00000000" w:rsidR="00000000" w:rsidRPr="00000000">
        <w:rPr>
          <w:rFonts w:ascii="Arial Unicode MS" w:cs="Arial Unicode MS" w:eastAsia="Arial Unicode MS" w:hAnsi="Arial Unicode MS"/>
          <w:shd w:fill="ffe599" w:val="clear"/>
          <w:rtl w:val="0"/>
        </w:rPr>
        <w:t xml:space="preserve"> RESOLVED: Appropriate. M9 is an application module — variety of problem formats IS the point. Students apply the same underlying skills (forward calculation, reverse reasoning) across different contexts and question types. The formats scaffold: forward (familiar) → missing-dimension (guided) → design (exploratory) → comparison (analytical) → multi-step (synthesizing) → constraint (stretch). Each builds on the prior.</w:t>
      </w:r>
      <w:commentRangeStart w:id="138"/>
      <w:r w:rsidDel="00000000" w:rsidR="00000000" w:rsidRPr="00000000">
        <w:rPr>
          <w:b w:val="1"/>
          <w:bCs w:val="1"/>
          <w:shd w:fill="ffe599" w:val="clear"/>
          <w:rtl w:val="0"/>
        </w:rPr>
        <w:t xml:space="preserve">   </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rPr/>
      </w:pPr>
      <w:bookmarkStart w:colFirst="0" w:colLast="0" w:name="_mn5r6fpkss0p" w:id="103"/>
      <w:bookmarkEnd w:id="103"/>
      <w:r w:rsidDel="00000000" w:rsidR="00000000" w:rsidRPr="00000000">
        <w:rPr>
          <w:b w:val="1"/>
          <w:bCs w:val="1"/>
          <w:rtl w:val="0"/>
        </w:rPr>
        <w:t xml:space="preserve">MODULE 10:</w:t>
      </w:r>
      <w:r w:rsidDel="00000000" w:rsidR="00000000" w:rsidRPr="00000000">
        <w:rPr>
          <w:rtl w:val="0"/>
        </w:rPr>
        <w:t xml:space="preserve"> Area and the Multiplication Table</w:t>
      </w:r>
    </w:p>
    <w:p w:rsidR="00000000" w:rsidDel="00000000" w:rsidP="00000000" w:rsidRDefault="00000000" w:rsidRPr="00000000" w14:paraId="000006CC">
      <w:pPr>
        <w:rPr/>
      </w:pPr>
      <w:r w:rsidDel="00000000" w:rsidR="00000000" w:rsidRPr="00000000">
        <w:rPr>
          <w:i w:val="1"/>
          <w:iCs w:val="1"/>
          <w:rtl w:val="0"/>
        </w:rPr>
        <w:t xml:space="preserve">OUR Lesson 11 | Standards: 3.MD.C.7.b (area-multiplication connection); 3.OA.D.9 (patterns in multiplication table)</w:t>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w:t>
      </w:r>
      <w:r w:rsidDel="00000000" w:rsidR="00000000" w:rsidRPr="00000000">
        <w:rPr>
          <w:b w:val="1"/>
          <w:bCs w:val="1"/>
          <w:rtl w:val="0"/>
        </w:rPr>
        <w:t xml:space="preserve">SYNTHESIS MODULE</w:t>
      </w:r>
      <w:r w:rsidDel="00000000" w:rsidR="00000000" w:rsidRPr="00000000">
        <w:rPr>
          <w:rtl w:val="0"/>
        </w:rPr>
        <w:t xml:space="preserve"> — This module does not teach a new skill. It teaches students to SEE their existing skills inside a new representation. The multiplication table IS a collection of rectangle areas — every cell is a product, every product IS an area, and the row/column coordinates ARE the dimensions. Students have been building this understanding piece by piece since M4. M10 makes the connection explicit and complete.</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Decision 8 note (UPDATED):</w:t>
      </w:r>
      <w:r w:rsidDel="00000000" w:rsidR="00000000" w:rsidRPr="00000000">
        <w:rPr>
          <w:rtl w:val="0"/>
        </w:rPr>
        <w:t xml:space="preserve"> This module is required. SME confirmed the multiplication table as area representation is too valuable to skip. Rectangle region marking makes the insight spatial and physical. The "cuttable" flag from Important Decision 8 is removed.</w:t>
      </w:r>
    </w:p>
    <w:p w:rsidR="00000000" w:rsidDel="00000000" w:rsidP="00000000" w:rsidRDefault="00000000" w:rsidRPr="00000000" w14:paraId="000006D1">
      <w:pPr>
        <w:pStyle w:val="Heading3"/>
        <w:rPr/>
      </w:pPr>
      <w:bookmarkStart w:colFirst="0" w:colLast="0" w:name="_lzzo8fuyd6ga" w:id="104"/>
      <w:bookmarkEnd w:id="104"/>
      <w:r w:rsidDel="00000000" w:rsidR="00000000" w:rsidRPr="00000000">
        <w:rPr>
          <w:rtl w:val="0"/>
        </w:rPr>
        <w:t xml:space="preserve">Learning Goal</w:t>
      </w:r>
    </w:p>
    <w:p w:rsidR="00000000" w:rsidDel="00000000" w:rsidP="00000000" w:rsidRDefault="00000000" w:rsidRPr="00000000" w14:paraId="000006D2">
      <w:pPr>
        <w:rPr/>
      </w:pPr>
      <w:r w:rsidDel="00000000" w:rsidR="00000000" w:rsidRPr="00000000">
        <w:rPr>
          <w:rtl w:val="0"/>
        </w:rPr>
        <w:t xml:space="preserve">Explore connections between area and the multiplication table. Recognize that the multiplication table organizes the area of every rectangle with whole-number dimensions.</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multiplication table is like a giant collection of rectangles — every cell IS an area</w:t>
      </w:r>
    </w:p>
    <w:p w:rsidR="00000000" w:rsidDel="00000000" w:rsidP="00000000" w:rsidRDefault="00000000" w:rsidRPr="00000000" w14:paraId="000006D7">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Row number = one dimension, column number = other dimension, product = area</w:t>
      </w:r>
    </w:p>
    <w:p w:rsidR="00000000" w:rsidDel="00000000" w:rsidP="00000000" w:rsidRDefault="00000000" w:rsidRPr="00000000" w14:paraId="000006D8">
      <w:pPr>
        <w:numPr>
          <w:ilvl w:val="0"/>
          <w:numId w:val="67"/>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This is NOT new math. </w:t>
      </w:r>
      <w:commentRangeStart w:id="139"/>
      <w:commentRangeStart w:id="140"/>
      <w:r w:rsidDel="00000000" w:rsidR="00000000" w:rsidRPr="00000000">
        <w:rPr>
          <w:strike w:val="1"/>
          <w:rtl w:val="0"/>
        </w:rPr>
        <w:t xml:space="preserve">Students already know 4 × 6 = 24</w:t>
      </w:r>
      <w:commentRangeEnd w:id="139"/>
      <w:r w:rsidDel="00000000" w:rsidR="00000000" w:rsidRPr="00000000">
        <w:commentReference w:id="139"/>
      </w:r>
      <w:commentRangeEnd w:id="140"/>
      <w:r w:rsidDel="00000000" w:rsidR="00000000" w:rsidRPr="00000000">
        <w:commentReference w:id="140"/>
      </w:r>
      <w:r w:rsidDel="00000000" w:rsidR="00000000" w:rsidRPr="00000000">
        <w:rPr>
          <w:strike w:val="1"/>
          <w:rtl w:val="0"/>
        </w:rPr>
        <w:t xml:space="preserve"> (area of a 4 by 6 rectangle). The table just ORGANIZES all those facts in one place.</w:t>
      </w:r>
    </w:p>
    <w:p w:rsidR="00000000" w:rsidDel="00000000" w:rsidP="00000000" w:rsidRDefault="00000000" w:rsidRPr="00000000" w14:paraId="000006D9">
      <w:pPr>
        <w:numPr>
          <w:ilvl w:val="0"/>
          <w:numId w:val="6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This is NOT new math. Students have experienced 4 × 6 = 24 (area of a 4 by 6 rectangle) multiple times across this unit. The table ORGANIZES all those facts in one place. Students may not have all products memorized — the table itself supports fact-finding while building toward fluency.</w:t>
      </w:r>
    </w:p>
    <w:p w:rsidR="00000000" w:rsidDel="00000000" w:rsidP="00000000" w:rsidRDefault="00000000" w:rsidRPr="00000000" w14:paraId="000006DA">
      <w:pPr>
        <w:numPr>
          <w:ilvl w:val="1"/>
          <w:numId w:val="6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Unit-level note:</w:t>
      </w:r>
      <w:r w:rsidDel="00000000" w:rsidR="00000000" w:rsidRPr="00000000">
        <w:rPr>
          <w:shd w:fill="ffe599" w:val="clear"/>
          <w:rtl w:val="0"/>
        </w:rPr>
        <w:t xml:space="preserve"> This unit must be accompanied by regular fast math / fact fluency practice outside the module lessons. The modules build conceptual understanding of multiplication through area, but automaticity with multiplication facts requires dedicated, ongoing practice that is not the responsibility of any single module. This should be flagged as a parallel workstream in the implementation plan.</w:t>
      </w:r>
    </w:p>
    <w:p w:rsidR="00000000" w:rsidDel="00000000" w:rsidP="00000000" w:rsidRDefault="00000000" w:rsidRPr="00000000" w14:paraId="000006DB">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You can "see" rectangles INSIDE the multiplication table. Shade the region from the top-left corner down to row 4, across to column 6 — that region IS a 4 by 6 rectangle, and the product in the corner (24) IS the area. Students have been calculating these products one at a time since M4. The table shows ALL of them at once, and the rectangles are physically visible in it.</w:t>
      </w:r>
    </w:p>
    <w:p w:rsidR="00000000" w:rsidDel="00000000" w:rsidP="00000000" w:rsidRDefault="00000000" w:rsidRPr="00000000" w14:paraId="000006DC">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Patterns in the table connect to area patterns: products grow as dimensions grow, the diagonal contains square numbers (areas of squares), commutative pairs (3×4 and 4×3) mirror across the diagonal</w:t>
      </w:r>
    </w:p>
    <w:p w:rsidR="00000000" w:rsidDel="00000000" w:rsidP="00000000" w:rsidRDefault="00000000" w:rsidRPr="00000000" w14:paraId="000006DD">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Factor-pair reasoning from M8 now has a visual home: "What rectangles have area 24?" becomes "Where is 24 in the table?" — every occurrence of 24 IS a rectangle</w:t>
      </w:r>
    </w:p>
    <w:p w:rsidR="00000000" w:rsidDel="00000000" w:rsidP="00000000" w:rsidRDefault="00000000" w:rsidRPr="00000000" w14:paraId="000006DE">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 the multiplication table is a purely symbolic representation. But the rectangle region marking CONNECTS it to the concrete/representational work students did with grids in M1–M6. A shaded 4×6 region in the table visually resembles the 4×6 grid from M3. That resemblance is the bridge.</w:t>
      </w:r>
    </w:p>
    <w:p w:rsidR="00000000" w:rsidDel="00000000" w:rsidP="00000000" w:rsidRDefault="00000000" w:rsidRPr="00000000" w14:paraId="000006DF">
      <w:pPr>
        <w:pStyle w:val="Heading3"/>
        <w:rPr/>
      </w:pPr>
      <w:bookmarkStart w:colFirst="0" w:colLast="0" w:name="_1o8y4yuelkhn" w:id="105"/>
      <w:bookmarkEnd w:id="105"/>
      <w:r w:rsidDel="00000000" w:rsidR="00000000" w:rsidRPr="00000000">
        <w:rPr>
          <w:rtl w:val="0"/>
        </w:rPr>
        <w:t xml:space="preserve">Cognitive Focus</w:t>
      </w:r>
    </w:p>
    <w:p w:rsidR="00000000" w:rsidDel="00000000" w:rsidP="00000000" w:rsidRDefault="00000000" w:rsidRPr="00000000" w14:paraId="000006E0">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the concrete area experience (grids, rectangles) to the abstract table representation</w:t>
      </w:r>
    </w:p>
    <w:p w:rsidR="00000000" w:rsidDel="00000000" w:rsidP="00000000" w:rsidRDefault="00000000" w:rsidRPr="00000000" w14:paraId="000006E1">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patterns in the multiplication table that correspond to area relationships</w:t>
      </w:r>
    </w:p>
    <w:p w:rsidR="00000000" w:rsidDel="00000000" w:rsidP="00000000" w:rsidRDefault="00000000" w:rsidRPr="00000000" w14:paraId="000006E2">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the table as a tool for finding area and exploring factor pairs</w:t>
      </w:r>
    </w:p>
    <w:p w:rsidR="00000000" w:rsidDel="00000000" w:rsidP="00000000" w:rsidRDefault="00000000" w:rsidRPr="00000000" w14:paraId="000006E3">
      <w:pPr>
        <w:pStyle w:val="Heading3"/>
        <w:rPr/>
      </w:pPr>
      <w:bookmarkStart w:colFirst="0" w:colLast="0" w:name="_to2tymp6d496" w:id="106"/>
      <w:bookmarkEnd w:id="106"/>
      <w:r w:rsidDel="00000000" w:rsidR="00000000" w:rsidRPr="00000000">
        <w:rPr>
          <w:rtl w:val="0"/>
        </w:rPr>
        <w:t xml:space="preserve">Misconceptions Targeted</w:t>
      </w:r>
    </w:p>
    <w:p w:rsidR="00000000" w:rsidDel="00000000" w:rsidP="00000000" w:rsidRDefault="00000000" w:rsidRPr="00000000" w14:paraId="000006E4">
      <w:pPr>
        <w:numPr>
          <w:ilvl w:val="0"/>
          <w:numId w:val="67"/>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M2: Counting One-by-One (PRIMARY, from Module Mapping)</w:t>
      </w:r>
      <w:r w:rsidDel="00000000" w:rsidR="00000000" w:rsidRPr="00000000">
        <w:rPr>
          <w:strike w:val="1"/>
          <w:rtl w:val="0"/>
        </w:rPr>
        <w:t xml:space="preserve"> — Students who haven't internalized multiplicative structure </w:t>
      </w:r>
      <w:commentRangeStart w:id="141"/>
      <w:commentRangeStart w:id="142"/>
      <w:r w:rsidDel="00000000" w:rsidR="00000000" w:rsidRPr="00000000">
        <w:rPr>
          <w:strike w:val="1"/>
          <w:rtl w:val="0"/>
        </w:rPr>
        <w:t xml:space="preserve">may try to count cells </w:t>
      </w:r>
      <w:commentRangeEnd w:id="141"/>
      <w:r w:rsidDel="00000000" w:rsidR="00000000" w:rsidRPr="00000000">
        <w:commentReference w:id="141"/>
      </w:r>
      <w:commentRangeEnd w:id="142"/>
      <w:r w:rsidDel="00000000" w:rsidR="00000000" w:rsidRPr="00000000">
        <w:commentReference w:id="142"/>
      </w:r>
      <w:r w:rsidDel="00000000" w:rsidR="00000000" w:rsidRPr="00000000">
        <w:rPr>
          <w:strike w:val="1"/>
          <w:rtl w:val="0"/>
        </w:rPr>
        <w:t xml:space="preserve">in the table rather than reading products directly. The table itself is the antidote — it makes the organized structure undeniable. </w:t>
      </w:r>
      <w:commentRangeStart w:id="143"/>
      <w:commentRangeStart w:id="144"/>
      <w:r w:rsidDel="00000000" w:rsidR="00000000" w:rsidRPr="00000000">
        <w:rPr>
          <w:strike w:val="1"/>
          <w:rtl w:val="0"/>
        </w:rPr>
        <w:t xml:space="preserve">If a student still counts individual cells within a shaded region</w:t>
      </w:r>
      <w:commentRangeEnd w:id="143"/>
      <w:r w:rsidDel="00000000" w:rsidR="00000000" w:rsidRPr="00000000">
        <w:commentReference w:id="143"/>
      </w:r>
      <w:commentRangeEnd w:id="144"/>
      <w:r w:rsidDel="00000000" w:rsidR="00000000" w:rsidRPr="00000000">
        <w:commentReference w:id="144"/>
      </w:r>
      <w:r w:rsidDel="00000000" w:rsidR="00000000" w:rsidRPr="00000000">
        <w:rPr>
          <w:strike w:val="1"/>
          <w:rtl w:val="0"/>
        </w:rPr>
        <w:t xml:space="preserve">, this is a signal they need M3 reinforcement.</w:t>
      </w:r>
    </w:p>
    <w:p w:rsidR="00000000" w:rsidDel="00000000" w:rsidP="00000000" w:rsidRDefault="00000000" w:rsidRPr="00000000" w14:paraId="000006E5">
      <w:pPr>
        <w:numPr>
          <w:ilvl w:val="0"/>
          <w:numId w:val="6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M2: Counting One-by-One (PRIMARY, from Module Mapping) — Students who haven't internalized multiplicative structure may try to count cells in the table rather than reading products directly. The table itself is the antidote — it makes the organized structure undeniable.</w:t>
      </w:r>
    </w:p>
    <w:p w:rsidR="00000000" w:rsidDel="00000000" w:rsidP="00000000" w:rsidRDefault="00000000" w:rsidRPr="00000000" w14:paraId="000006E6">
      <w:pPr>
        <w:numPr>
          <w:ilvl w:val="1"/>
          <w:numId w:val="6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Detection in digital context:</w:t>
      </w:r>
      <w:r w:rsidDel="00000000" w:rsidR="00000000" w:rsidRPr="00000000">
        <w:rPr>
          <w:shd w:fill="ffe599" w:val="clear"/>
          <w:rtl w:val="0"/>
        </w:rPr>
        <w:t xml:space="preserve"> We cannot directly observe whether a student is counting cells. Practical proxies:</w:t>
      </w:r>
    </w:p>
    <w:p w:rsidR="00000000" w:rsidDel="00000000" w:rsidP="00000000" w:rsidRDefault="00000000" w:rsidRPr="00000000" w14:paraId="000006E7">
      <w:pPr>
        <w:numPr>
          <w:ilvl w:val="2"/>
          <w:numId w:val="6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Time-based:</w:t>
      </w:r>
      <w:r w:rsidDel="00000000" w:rsidR="00000000" w:rsidRPr="00000000">
        <w:rPr>
          <w:shd w:fill="ffe599" w:val="clear"/>
          <w:rtl w:val="0"/>
        </w:rPr>
        <w:t xml:space="preserve"> Reading the corner product takes seconds; counting a 4×6 region takes significantly longer. Extended response time on "What is the area of this rectangle?" when the product is visible in the table suggests counting or recalculating rather than reading.</w:t>
      </w:r>
    </w:p>
    <w:p w:rsidR="00000000" w:rsidDel="00000000" w:rsidP="00000000" w:rsidRDefault="00000000" w:rsidRPr="00000000" w14:paraId="000006E8">
      <w:pPr>
        <w:numPr>
          <w:ilvl w:val="2"/>
          <w:numId w:val="6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Answer source:</w:t>
      </w:r>
      <w:r w:rsidDel="00000000" w:rsidR="00000000" w:rsidRPr="00000000">
        <w:rPr>
          <w:shd w:fill="ffe599" w:val="clear"/>
          <w:rtl w:val="0"/>
        </w:rPr>
        <w:t xml:space="preserve"> If the problem asks "What area does this shaded region represent?" and the corner product is visible at 24, a wrong answer (e.g., 23 or 25) strongly suggests counting errors rather than reading the table.</w:t>
      </w:r>
    </w:p>
    <w:p w:rsidR="00000000" w:rsidDel="00000000" w:rsidP="00000000" w:rsidRDefault="00000000" w:rsidRPr="00000000" w14:paraId="000006E9">
      <w:pPr>
        <w:numPr>
          <w:ilvl w:val="2"/>
          <w:numId w:val="6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Explicit check (1 problem):</w:t>
      </w:r>
      <w:r w:rsidDel="00000000" w:rsidR="00000000" w:rsidRPr="00000000">
        <w:rPr>
          <w:shd w:fill="ffe599" w:val="clear"/>
          <w:rtl w:val="0"/>
        </w:rPr>
        <w:t xml:space="preserve"> "The product in the corner of your shaded region is 24. What is the area of the rectangle?" If the student answers anything other than 24, they are not connecting the table product to area — the core M10 insight is missing.</w:t>
      </w:r>
    </w:p>
    <w:p w:rsidR="00000000" w:rsidDel="00000000" w:rsidP="00000000" w:rsidRDefault="00000000" w:rsidRPr="00000000" w14:paraId="000006EA">
      <w:pPr>
        <w:numPr>
          <w:ilvl w:val="1"/>
          <w:numId w:val="6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We cannot reliably distinguish "reading the product" from "calculating mentally and ignoring the table." Both produce correct answers quickly. This is acceptable — the goal is that students GET the right area, and the table makes that easier. If they also calculate mentally, that's a bonus, not a problem.</w:t>
      </w:r>
    </w:p>
    <w:p w:rsidR="00000000" w:rsidDel="00000000" w:rsidP="00000000" w:rsidRDefault="00000000" w:rsidRPr="00000000" w14:paraId="000006EB">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Table as memorization tool only (SECONDARY)</w:t>
      </w:r>
      <w:r w:rsidDel="00000000" w:rsidR="00000000" w:rsidRPr="00000000">
        <w:rPr>
          <w:rtl w:val="0"/>
        </w:rPr>
        <w:t xml:space="preserve"> — Students may see the multiplication table as "just a bunch of facts to memorize" rather than a meaningful representation of area relationships. The rectangle region marking addresses this directly — students literally see rectangles inside the table, not just isolated facts.</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rPr/>
      </w:pPr>
      <w:bookmarkStart w:colFirst="0" w:colLast="0" w:name="_nlxz8jdy27jz" w:id="107"/>
      <w:bookmarkEnd w:id="107"/>
      <w:r w:rsidDel="00000000" w:rsidR="00000000" w:rsidRPr="00000000">
        <w:rPr>
          <w:rtl w:val="0"/>
        </w:rPr>
        <w:t xml:space="preserve">What Students DO</w:t>
      </w:r>
    </w:p>
    <w:p w:rsidR="00000000" w:rsidDel="00000000" w:rsidP="00000000" w:rsidRDefault="00000000" w:rsidRPr="00000000" w14:paraId="000006EF">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45"/>
      <w:r w:rsidDel="00000000" w:rsidR="00000000" w:rsidRPr="00000000">
        <w:rPr>
          <w:b w:val="1"/>
          <w:bCs w:val="1"/>
          <w:rtl w:val="0"/>
        </w:rPr>
        <w:t xml:space="preserve">Grid Rectangles</w:t>
      </w:r>
      <w:commentRangeEnd w:id="145"/>
      <w:r w:rsidDel="00000000" w:rsidR="00000000" w:rsidRPr="00000000">
        <w:commentReference w:id="145"/>
      </w:r>
      <w:r w:rsidDel="00000000" w:rsidR="00000000" w:rsidRPr="00000000">
        <w:rPr>
          <w:rFonts w:ascii="Arial Unicode MS" w:cs="Arial Unicode MS" w:eastAsia="Arial Unicode MS" w:hAnsi="Arial Unicode MS"/>
          <w:rtl w:val="0"/>
        </w:rPr>
        <w:t xml:space="preserve"> (full grid, display) → 3 × 5 rectangle displayed with unit squares visible, area = 15</w:t>
      </w:r>
    </w:p>
    <w:p w:rsidR="00000000" w:rsidDel="00000000" w:rsidP="00000000" w:rsidRDefault="00000000" w:rsidRPr="00000000" w14:paraId="000006F2">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 to it: a</w:t>
      </w:r>
      <w:commentRangeStart w:id="146"/>
      <w:r w:rsidDel="00000000" w:rsidR="00000000" w:rsidRPr="00000000">
        <w:rPr>
          <w:rtl w:val="0"/>
        </w:rPr>
        <w:t xml:space="preserve"> </w:t>
      </w:r>
      <w:r w:rsidDel="00000000" w:rsidR="00000000" w:rsidRPr="00000000">
        <w:rPr>
          <w:b w:val="1"/>
          <w:bCs w:val="1"/>
          <w:rtl w:val="0"/>
        </w:rPr>
        <w:t xml:space="preserve">Multiplication Tables</w:t>
      </w:r>
      <w:commentRangeEnd w:id="146"/>
      <w:r w:rsidDel="00000000" w:rsidR="00000000" w:rsidRPr="00000000">
        <w:commentReference w:id="146"/>
      </w:r>
      <w:r w:rsidDel="00000000" w:rsidR="00000000" w:rsidRPr="00000000">
        <w:rPr>
          <w:rtl w:val="0"/>
        </w:rPr>
        <w:t xml:space="preserve"> (10×10, fully revealed)</w:t>
      </w:r>
    </w:p>
    <w:p w:rsidR="00000000" w:rsidDel="00000000" w:rsidP="00000000" w:rsidRDefault="00000000" w:rsidRPr="00000000" w14:paraId="000006F3">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"You know this rectangle is 3 by 5, and its area is 15. Watch what happens </w:t>
      </w:r>
      <w:r w:rsidDel="00000000" w:rsidR="00000000" w:rsidRPr="00000000">
        <w:rPr>
          <w:rtl w:val="0"/>
        </w:rPr>
        <w:t xml:space="preserve">in the</w:t>
      </w:r>
      <w:r w:rsidDel="00000000" w:rsidR="00000000" w:rsidRPr="00000000">
        <w:rPr>
          <w:rtl w:val="0"/>
        </w:rPr>
        <w:t xml:space="preserve"> table."</w:t>
      </w:r>
    </w:p>
    <w:p w:rsidR="00000000" w:rsidDel="00000000" w:rsidP="00000000" w:rsidRDefault="00000000" w:rsidRPr="00000000" w14:paraId="000006F4">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w:t>
      </w:r>
      <w:commentRangeStart w:id="147"/>
      <w:r w:rsidDel="00000000" w:rsidR="00000000" w:rsidRPr="00000000">
        <w:rPr>
          <w:b w:val="1"/>
          <w:bCs w:val="1"/>
          <w:rtl w:val="0"/>
        </w:rPr>
        <w:t xml:space="preserve">System demonstrates rectangle region marking:</w:t>
      </w:r>
      <w:commentRangeEnd w:id="147"/>
      <w:r w:rsidDel="00000000" w:rsidR="00000000" w:rsidRPr="00000000">
        <w:commentReference w:id="147"/>
      </w:r>
      <w:r w:rsidDel="00000000" w:rsidR="00000000" w:rsidRPr="00000000">
        <w:rPr>
          <w:rtl w:val="0"/>
        </w:rPr>
        <w:t xml:space="preserve"> System shades the rectangular region from (1,1) to (3,5) in the table. The shaded region IS a 3-by-5 rectangle — it looks like a miniature version of the Grid Rectangle beside it. The product at the corner cell (row 3, column 5) highlights: 15.</w:t>
      </w:r>
    </w:p>
    <w:p w:rsidR="00000000" w:rsidDel="00000000" w:rsidP="00000000" w:rsidRDefault="00000000" w:rsidRPr="00000000" w14:paraId="000006F5">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 the rectangle IN the table? 3 rows, 5 columns — just like the grid. And the number in the corner? 15. That's the area."</w:t>
      </w:r>
    </w:p>
    <w:p w:rsidR="00000000" w:rsidDel="00000000" w:rsidP="00000000" w:rsidRDefault="00000000" w:rsidRPr="00000000" w14:paraId="000006F6">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more demonstration with a different rectangle (e.g., 4 × 6 = 24). System shades region, highlights corner product. Two examples establish the pattern.</w:t>
      </w:r>
    </w:p>
    <w:p w:rsidR="00000000" w:rsidDel="00000000" w:rsidP="00000000" w:rsidRDefault="00000000" w:rsidRPr="00000000" w14:paraId="000006F7">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48"/>
      <w:r w:rsidDel="00000000" w:rsidR="00000000" w:rsidRPr="00000000">
        <w:rPr>
          <w:rtl w:val="0"/>
        </w:rPr>
        <w:t xml:space="preserve">Purpose: Demonstrate the core interaction and insight.</w:t>
      </w:r>
      <w:commentRangeEnd w:id="148"/>
      <w:r w:rsidDel="00000000" w:rsidR="00000000" w:rsidRPr="00000000">
        <w:commentReference w:id="148"/>
      </w:r>
      <w:r w:rsidDel="00000000" w:rsidR="00000000" w:rsidRPr="00000000">
        <w:rPr>
          <w:rtl w:val="0"/>
        </w:rPr>
        <w:t xml:space="preserve"> Students observe, not interact. The warmup is a "watch this" moment — the wow factor of seeing rectangles appear inside the table.</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b w:val="1"/>
          <w:bCs w:val="1"/>
          <w:rtl w:val="0"/>
        </w:rPr>
        <w:t xml:space="preserve">Note on table state:</w:t>
      </w:r>
      <w:r w:rsidDel="00000000" w:rsidR="00000000" w:rsidRPr="00000000">
        <w:rPr>
          <w:rtl w:val="0"/>
        </w:rPr>
        <w:t xml:space="preserve"> Warmup uses a fully revealed table for demonstration purposes. The lesson begins with a fresh table configuration (partially revealed). The state does NOT carry from warmup to lesson.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i w:val="1"/>
          <w:iCs w:val="1"/>
          <w:rtl w:val="0"/>
        </w:rPr>
        <w:t xml:space="preserve">Early activities (Student marks rectangles → reads area):</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Multiplication Tables</w:t>
      </w:r>
      <w:r w:rsidDel="00000000" w:rsidR="00000000" w:rsidRPr="00000000">
        <w:rPr>
          <w:rtl w:val="0"/>
        </w:rPr>
        <w:t xml:space="preserve"> (10×10, 2s/5s/10s pre-revealed, rest hidden) + </w:t>
      </w:r>
      <w:r w:rsidDel="00000000" w:rsidR="00000000" w:rsidRPr="00000000">
        <w:rPr>
          <w:b w:val="1"/>
          <w:bCs w:val="1"/>
          <w:rtl w:val="0"/>
        </w:rPr>
        <w:t xml:space="preserve">Grid Rectangles</w:t>
      </w:r>
      <w:r w:rsidDel="00000000" w:rsidR="00000000" w:rsidRPr="00000000">
        <w:rPr>
          <w:rtl w:val="0"/>
        </w:rPr>
        <w:t xml:space="preserve"> (outline + dimensions, display)</w:t>
      </w:r>
    </w:p>
    <w:p w:rsidR="00000000" w:rsidDel="00000000" w:rsidP="00000000" w:rsidRDefault="00000000" w:rsidRPr="00000000" w14:paraId="00000700">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49"/>
      <w:commentRangeStart w:id="150"/>
      <w:commentRangeStart w:id="151"/>
      <w:r w:rsidDel="00000000" w:rsidR="00000000" w:rsidRPr="00000000">
        <w:rPr>
          <w:rtl w:val="0"/>
        </w:rPr>
        <w:t xml:space="preserve">Student sees a Grid Rectangle with labeled dimensions (e.g., 4 × 7). Task: "This rectangle is 4 by 7. What's its area?"</w:t>
      </w:r>
      <w:commentRangeEnd w:id="149"/>
      <w:r w:rsidDel="00000000" w:rsidR="00000000" w:rsidRPr="00000000">
        <w:commentReference w:id="149"/>
      </w:r>
      <w:commentRangeEnd w:id="150"/>
      <w:r w:rsidDel="00000000" w:rsidR="00000000" w:rsidRPr="00000000">
        <w:commentReference w:id="150"/>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0701">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Prediction step:</w:t>
      </w:r>
      <w:r w:rsidDel="00000000" w:rsidR="00000000" w:rsidRPr="00000000">
        <w:rPr>
          <w:rtl w:val="0"/>
        </w:rPr>
        <w:t xml:space="preserve"> Before touching the table, student calculates area: MC with product options (e.g., 28 / 24 / 32 / 21). This activates the multiplication reasoning FIRST.</w:t>
      </w:r>
    </w:p>
    <w:p w:rsidR="00000000" w:rsidDel="00000000" w:rsidP="00000000" w:rsidRDefault="00000000" w:rsidRPr="00000000" w14:paraId="00000702">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Location prediction:</w:t>
      </w:r>
      <w:r w:rsidDel="00000000" w:rsidR="00000000" w:rsidRPr="00000000">
        <w:rPr>
          <w:rtl w:val="0"/>
        </w:rPr>
        <w:t xml:space="preserve"> "Where will you find that in the table? Think about which row and column." Then student interaction: </w:t>
      </w:r>
      <w:r w:rsidDel="00000000" w:rsidR="00000000" w:rsidRPr="00000000">
        <w:rPr>
          <w:b w:val="1"/>
          <w:bCs w:val="1"/>
          <w:rtl w:val="0"/>
        </w:rPr>
        <w:t xml:space="preserve">Mark Rectangle Region</w:t>
      </w:r>
      <w:r w:rsidDel="00000000" w:rsidR="00000000" w:rsidRPr="00000000">
        <w:rPr>
          <w:rtl w:val="0"/>
        </w:rPr>
        <w:t xml:space="preserve"> — student clicks/drags to shade the region from (1,1) to (4,7). System validates: correct region? Note: both 4×7 and 7×4 regions are valid — they produce the same corner product. Accept either.</w:t>
      </w:r>
    </w:p>
    <w:p w:rsidR="00000000" w:rsidDel="00000000" w:rsidP="00000000" w:rsidRDefault="00000000" w:rsidRPr="00000000" w14:paraId="00000703">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 correct marking: corner cell reveals product: 28. Matches their prediction. "You knew 4 times 7 is 28 — and there it is, right where you predicted. Row 4, column 7. The row and column numbers ARE the dimensions."</w:t>
      </w:r>
    </w:p>
    <w:p w:rsidR="00000000" w:rsidDel="00000000" w:rsidP="00000000" w:rsidRDefault="00000000" w:rsidRPr="00000000" w14:paraId="00000704">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prediction step makes the row/column = dimensions mapping active rather than passive. Students reason "4 × 7 means row 4, column 7" before clicking, rather than hunting for where 28 might be.</w:t>
      </w:r>
    </w:p>
    <w:p w:rsidR="00000000" w:rsidDel="00000000" w:rsidP="00000000" w:rsidRDefault="00000000" w:rsidRPr="00000000" w14:paraId="00000705">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Connection Animation</w:t>
      </w:r>
      <w:r w:rsidDel="00000000" w:rsidR="00000000" w:rsidRPr="00000000">
        <w:rPr>
          <w:rtl w:val="0"/>
        </w:rPr>
        <w:t xml:space="preserve"> fires: visual link between the displayed Grid Rectangle and the shaded table region. The resemblance is explicit — both are rectangles, both show the same dimensions.</w:t>
      </w:r>
    </w:p>
    <w:p w:rsidR="00000000" w:rsidDel="00000000" w:rsidP="00000000" w:rsidRDefault="00000000" w:rsidRPr="00000000" w14:paraId="00000706">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Revealed cells from region marking persist across Early activities. The table fills in as students work.</w:t>
      </w:r>
    </w:p>
    <w:p w:rsidR="00000000" w:rsidDel="00000000" w:rsidP="00000000" w:rsidRDefault="00000000" w:rsidRPr="00000000" w14:paraId="00000707">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problems with dimensions chosen to cover different table regions: 2×4, 3×7, 5×6, 4×9, 6×8</w:t>
      </w:r>
    </w:p>
    <w:p w:rsidR="00000000" w:rsidDel="00000000" w:rsidP="00000000" w:rsidRDefault="00000000" w:rsidRPr="00000000" w14:paraId="00000708">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after 3rd or 4th problem:</w:t>
      </w:r>
      <w:r w:rsidDel="00000000" w:rsidR="00000000" w:rsidRPr="00000000">
        <w:rPr>
          <w:rtl w:val="0"/>
        </w:rPr>
        <w:t xml:space="preserve"> "Every time you marked a rectangle, the corner number was the area. That's because the multiplication table is really a collection of ALL the rectangles you could make. You've been looking at this table since you started learning multiplication — now you can see the AREAS hiding inside it."</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i w:val="1"/>
          <w:iCs w:val="1"/>
          <w:rtl w:val="0"/>
        </w:rPr>
        <w:t xml:space="preserve">Mid activities (Reverse — given product, find and mark rectangle):</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Multiplication Tables</w:t>
      </w:r>
      <w:r w:rsidDel="00000000" w:rsidR="00000000" w:rsidRPr="00000000">
        <w:rPr>
          <w:rtl w:val="0"/>
        </w:rPr>
        <w:t xml:space="preserve"> (accumulated state from Early — many cells now revealed)</w:t>
      </w:r>
    </w:p>
    <w:p w:rsidR="00000000" w:rsidDel="00000000" w:rsidP="00000000" w:rsidRDefault="00000000" w:rsidRPr="00000000" w14:paraId="0000070D">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highlights a specific product in the table (e.g., system highlights the cell at row 3, column 8 showing 24). "This cell shows 24. That means there's a rectangle hiding here with area 24. Mark it."</w:t>
      </w:r>
    </w:p>
    <w:p w:rsidR="00000000" w:rsidDel="00000000" w:rsidP="00000000" w:rsidRDefault="00000000" w:rsidRPr="00000000" w14:paraId="0000070E">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marks the rectangle region from (1,1) to (3,8). System validates.</w:t>
      </w:r>
    </w:p>
    <w:p w:rsidR="00000000" w:rsidDel="00000000" w:rsidP="00000000" w:rsidRDefault="00000000" w:rsidRPr="00000000" w14:paraId="0000070F">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Grid Rectangle (outline + dimensions) appears as confirmation: a 3 by 8 rectangle with area 24.</w:t>
      </w:r>
    </w:p>
    <w:p w:rsidR="00000000" w:rsidDel="00000000" w:rsidP="00000000" w:rsidRDefault="00000000" w:rsidRPr="00000000" w14:paraId="00000710">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 reversing the Early direction. Now the table generates the rectangles.</w:t>
      </w:r>
    </w:p>
    <w:p w:rsidR="00000000" w:rsidDel="00000000" w:rsidP="00000000" w:rsidRDefault="00000000" w:rsidRPr="00000000" w14:paraId="00000711">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multiple rectangles for same product:</w:t>
      </w:r>
      <w:r w:rsidDel="00000000" w:rsidR="00000000" w:rsidRPr="00000000">
        <w:rPr>
          <w:rtl w:val="0"/>
        </w:rPr>
        <w:t xml:space="preserve"> Guide: "24 shows up in the table more than once. Can you find another 24?"</w:t>
      </w:r>
    </w:p>
    <w:p w:rsidR="00000000" w:rsidDel="00000000" w:rsidP="00000000" w:rsidRDefault="00000000" w:rsidRPr="00000000" w14:paraId="00000712">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locates 24 at a different position (e.g., row 4, column 6). Marks that region: a 4 by 6 rectangle.</w:t>
      </w:r>
    </w:p>
    <w:p w:rsidR="00000000" w:rsidDel="00000000" w:rsidP="00000000" w:rsidRDefault="00000000" w:rsidRPr="00000000" w14:paraId="00000713">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uses </w:t>
      </w:r>
      <w:r w:rsidDel="00000000" w:rsidR="00000000" w:rsidRPr="00000000">
        <w:rPr>
          <w:b w:val="1"/>
          <w:bCs w:val="1"/>
          <w:rtl w:val="0"/>
        </w:rPr>
        <w:t xml:space="preserve">highlight-by-value</w:t>
      </w:r>
      <w:r w:rsidDel="00000000" w:rsidR="00000000" w:rsidRPr="00000000">
        <w:rPr>
          <w:rtl w:val="0"/>
        </w:rPr>
        <w:t xml:space="preserve"> to show all cells containing 24 simultaneously. "24 appears at row 3/column 8, row 4/column 6, row 8/column 3, and row 6/column 4. Each one IS a rectangle with area 24."</w:t>
      </w:r>
    </w:p>
    <w:p w:rsidR="00000000" w:rsidDel="00000000" w:rsidP="00000000" w:rsidRDefault="00000000" w:rsidRPr="00000000" w14:paraId="00000714">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"3 by 8 and 8 by 3 are the same rectangle turned sideways — they both give area 24. But 3 by 8 and 4 by 6 are genuinely DIFFERENT rectangles with the same area. Remember finding multiple rectangles for one area back when we worked with factor pairs? The table shows you exactly where they all live."</w:t>
      </w:r>
    </w:p>
    <w:p w:rsidR="00000000" w:rsidDel="00000000" w:rsidP="00000000" w:rsidRDefault="00000000" w:rsidRPr="00000000" w14:paraId="00000715">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directly extends M8's reverse problems by giving factor pairs a spatial home.</w:t>
      </w:r>
    </w:p>
    <w:p w:rsidR="00000000" w:rsidDel="00000000" w:rsidP="00000000" w:rsidRDefault="00000000" w:rsidRPr="00000000" w14:paraId="00000716">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commutative mirror:</w:t>
      </w:r>
      <w:r w:rsidDel="00000000" w:rsidR="00000000" w:rsidRPr="00000000">
        <w:rPr>
          <w:rtl w:val="0"/>
        </w:rPr>
        <w:t xml:space="preserve"> After finding 24 in multiple locations, the system highlights the table diagonal. "Notice — 3 × 8 is above the diagonal line, and 8 × 3 is below it. The table is like a mirror!" Observation only, not formal instruction.</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i w:val="1"/>
          <w:iCs w:val="1"/>
          <w:rtl w:val="0"/>
        </w:rPr>
        <w:t xml:space="preserve">Late activities (Pattern discovery):</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Multiplication Tables</w:t>
      </w:r>
      <w:r w:rsidDel="00000000" w:rsidR="00000000" w:rsidRPr="00000000">
        <w:rPr>
          <w:rFonts w:ascii="Arial Unicode MS" w:cs="Arial Unicode MS" w:eastAsia="Arial Unicode MS" w:hAnsi="Arial Unicode MS"/>
          <w:rtl w:val="0"/>
        </w:rPr>
        <w:t xml:space="preserve"> (fully revealed — system fills remaining cells) → Pattern exploration</w:t>
      </w:r>
    </w:p>
    <w:p w:rsidR="00000000" w:rsidDel="00000000" w:rsidP="00000000" w:rsidRDefault="00000000" w:rsidRPr="00000000" w14:paraId="0000071B">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Row patterns:</w:t>
      </w:r>
      <w:r w:rsidDel="00000000" w:rsidR="00000000" w:rsidRPr="00000000">
        <w:rPr>
          <w:rtl w:val="0"/>
        </w:rPr>
        <w:t xml:space="preserve"> System highlights row 5. "What do you notice about all the numbers in row 5?" MC options: "They're all multiples of 5" / "They end in 0 or 5" / "They go up by 5" (all are valid observations — accept any)</w:t>
      </w:r>
    </w:p>
    <w:p w:rsidR="00000000" w:rsidDel="00000000" w:rsidP="00000000" w:rsidRDefault="00000000" w:rsidRPr="00000000" w14:paraId="0000071C">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Column patterns:</w:t>
      </w:r>
      <w:r w:rsidDel="00000000" w:rsidR="00000000" w:rsidRPr="00000000">
        <w:rPr>
          <w:rtl w:val="0"/>
        </w:rPr>
        <w:t xml:space="preserve"> Same for a column. "What's the same about patterns in rows and columns?" — connection to commutativity (row 5 and column 5 have the same numbers)</w:t>
      </w:r>
    </w:p>
    <w:p w:rsidR="00000000" w:rsidDel="00000000" w:rsidP="00000000" w:rsidRDefault="00000000" w:rsidRPr="00000000" w14:paraId="0000071D">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Square numbers on diagonal:</w:t>
      </w:r>
      <w:r w:rsidDel="00000000" w:rsidR="00000000" w:rsidRPr="00000000">
        <w:rPr>
          <w:rtl w:val="0"/>
        </w:rPr>
        <w:t xml:space="preserve"> System highlights diagonal (1, 4, 9, 16, 25, 36, 49, 64, 81, 100). "These are special. Look at their row and column numbers — they match! 4 × 4 = 16. A rectangle where both sides are the same is a SQUARE." Brief, light-touch — square number vocabulary is not a formal target.</w:t>
      </w:r>
    </w:p>
    <w:p w:rsidR="00000000" w:rsidDel="00000000" w:rsidP="00000000" w:rsidRDefault="00000000" w:rsidRPr="00000000" w14:paraId="0000071E">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pattern discovery activities. Conceptual — the point is noticing structure, not memorizing patterns.</w:t>
      </w:r>
    </w:p>
    <w:p w:rsidR="00000000" w:rsidDel="00000000" w:rsidP="00000000" w:rsidRDefault="00000000" w:rsidRPr="00000000" w14:paraId="0000071F">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using patterns to find unknown products:</w:t>
      </w:r>
      <w:r w:rsidDel="00000000" w:rsidR="00000000" w:rsidRPr="00000000">
        <w:rPr>
          <w:rtl w:val="0"/>
        </w:rPr>
        <w:t xml:space="preserve"> </w:t>
      </w:r>
      <w:commentRangeStart w:id="152"/>
      <w:commentRangeStart w:id="153"/>
      <w:commentRangeStart w:id="154"/>
      <w:r w:rsidDel="00000000" w:rsidR="00000000" w:rsidRPr="00000000">
        <w:rPr>
          <w:rtl w:val="0"/>
        </w:rPr>
        <w:t xml:space="preserve">"You know 6 × 5 = 30. How can you use that to find 6 × 6?" Student reasons from MC: "Add one more row of 6, so 30 + 6 = 36" / "Count one more column, so 30 + 6 = 36." The system highlights both cells to show the spatial relationship.</w:t>
      </w:r>
      <w:commentRangeEnd w:id="152"/>
      <w:r w:rsidDel="00000000" w:rsidR="00000000" w:rsidRPr="00000000">
        <w:commentReference w:id="152"/>
      </w:r>
      <w:commentRangeEnd w:id="153"/>
      <w:r w:rsidDel="00000000" w:rsidR="00000000" w:rsidRPr="00000000">
        <w:commentReference w:id="153"/>
      </w:r>
      <w:commentRangeEnd w:id="154"/>
      <w:r w:rsidDel="00000000" w:rsidR="00000000" w:rsidRPr="00000000">
        <w:commentReference w:id="154"/>
      </w:r>
      <w:r w:rsidDel="00000000" w:rsidR="00000000" w:rsidRPr="00000000">
        <w:rPr>
          <w:rtl w:val="0"/>
        </w:rPr>
      </w:r>
    </w:p>
    <w:p w:rsidR="00000000" w:rsidDel="00000000" w:rsidP="00000000" w:rsidRDefault="00000000" w:rsidRPr="00000000" w14:paraId="00000720">
      <w:pPr>
        <w:numPr>
          <w:ilvl w:val="1"/>
          <w:numId w:val="6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 problems of this type. Light bonus — previews a fluency strategy that emerges naturally from the table's spatial layout. Not a core objective.</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26">
      <w:pPr>
        <w:numPr>
          <w:ilvl w:val="1"/>
          <w:numId w:val="6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Rectangle → table:</w:t>
      </w:r>
      <w:r w:rsidDel="00000000" w:rsidR="00000000" w:rsidRPr="00000000">
        <w:rPr>
          <w:rtl w:val="0"/>
        </w:rPr>
        <w:t xml:space="preserve"> "A rectangle is 7 by 4. Mark this rectangle in the multiplication table. What is its area?" — student marks region, reads corner product 28 (tests: rectangle region marking + area-table connection)</w:t>
      </w:r>
    </w:p>
    <w:p w:rsidR="00000000" w:rsidDel="00000000" w:rsidP="00000000" w:rsidRDefault="00000000" w:rsidRPr="00000000" w14:paraId="00000727">
      <w:pPr>
        <w:numPr>
          <w:ilvl w:val="1"/>
          <w:numId w:val="60"/>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b w:val="1"/>
          <w:bCs w:val="1"/>
          <w:strike w:val="1"/>
          <w:rtl w:val="0"/>
        </w:rPr>
        <w:t xml:space="preserve">Table → rectangle:</w:t>
      </w:r>
      <w:r w:rsidDel="00000000" w:rsidR="00000000" w:rsidRPr="00000000">
        <w:rPr>
          <w:strike w:val="1"/>
          <w:rtl w:val="0"/>
        </w:rPr>
        <w:t xml:space="preserve"> System highlights product 40 at row 5, column 8. "What rectangle does this represent?" — </w:t>
      </w:r>
      <w:commentRangeStart w:id="155"/>
      <w:commentRangeStart w:id="156"/>
      <w:r w:rsidDel="00000000" w:rsidR="00000000" w:rsidRPr="00000000">
        <w:rPr>
          <w:rFonts w:ascii="Arial Unicode MS" w:cs="Arial Unicode MS" w:eastAsia="Arial Unicode MS" w:hAnsi="Arial Unicode MS"/>
          <w:strike w:val="1"/>
          <w:rtl w:val="0"/>
        </w:rPr>
        <w:t xml:space="preserve">MC for dimensions: "5 by 8" / "8 by 5" / "4 by 10" / "10 by 4" (all correct, but context asks about THIS cell specifically → 5 by 8 or 8 by 5 accepted) (tests: reading the table as area representation)</w:t>
      </w:r>
      <w:commentRangeEnd w:id="155"/>
      <w:r w:rsidDel="00000000" w:rsidR="00000000" w:rsidRPr="00000000">
        <w:commentReference w:id="155"/>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728">
      <w:pPr>
        <w:numPr>
          <w:ilvl w:val="1"/>
          <w:numId w:val="6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b w:val="1"/>
          <w:bCs w:val="1"/>
          <w:shd w:fill="ffe599" w:val="clear"/>
          <w:rtl w:val="0"/>
        </w:rPr>
        <w:t xml:space="preserve">Table → rectangle:</w:t>
      </w:r>
      <w:r w:rsidDel="00000000" w:rsidR="00000000" w:rsidRPr="00000000">
        <w:rPr>
          <w:shd w:fill="ffe599" w:val="clear"/>
          <w:rtl w:val="0"/>
        </w:rPr>
        <w:t xml:space="preserve"> System highlights product 40 at row 5, column 8. "This product is in row 5, column 8. What are the dimensions of the rectangle it represents?" — MC options: "5 by 8" / "4 by 10" / "5 by 10" / "8 by 4." Correct: "5 by 8" (single answer — row number × column number).</w:t>
      </w:r>
    </w:p>
    <w:p w:rsidR="00000000" w:rsidDel="00000000" w:rsidP="00000000" w:rsidRDefault="00000000" w:rsidRPr="00000000" w14:paraId="00000729">
      <w:pPr>
        <w:numPr>
          <w:ilvl w:val="0"/>
          <w:numId w:val="91"/>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 question wording "row 5, column 8" eliminates the commutativity confound — there is exactly one answer that matches the cell's position. "8 by 5" is deliberately excluded from options because including it creates the two-correct-answers problem without adding diagnostic value.</w:t>
      </w:r>
    </w:p>
    <w:p w:rsidR="00000000" w:rsidDel="00000000" w:rsidP="00000000" w:rsidRDefault="00000000" w:rsidRPr="00000000" w14:paraId="0000072A">
      <w:pPr>
        <w:numPr>
          <w:ilvl w:val="0"/>
          <w:numId w:val="91"/>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Distractor reasoning: "4 by 10" tests whether student finds a different factor pair for 40 instead of reading the table position. "5 by 10" tests whether student grabs the row but misreads the column. "8 by 4" tests whether student reverses row/column AND finds a wrong pair.</w:t>
      </w:r>
    </w:p>
    <w:p w:rsidR="00000000" w:rsidDel="00000000" w:rsidP="00000000" w:rsidRDefault="00000000" w:rsidRPr="00000000" w14:paraId="0000072B">
      <w:pPr>
        <w:numPr>
          <w:ilvl w:val="0"/>
          <w:numId w:val="91"/>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When a table-reading problem could have commutative correct answers, anchor the question to the cell's row and column numbers to produce exactly one correct answer. This is a table-reading assessment, not a commutativity assessment.</w:t>
      </w:r>
    </w:p>
    <w:p w:rsidR="00000000" w:rsidDel="00000000" w:rsidP="00000000" w:rsidRDefault="00000000" w:rsidRPr="00000000" w14:paraId="0000072C">
      <w:pPr>
        <w:ind w:left="1440" w:firstLine="0"/>
        <w:rPr>
          <w:strike w:val="1"/>
        </w:rPr>
      </w:pPr>
      <w:r w:rsidDel="00000000" w:rsidR="00000000" w:rsidRPr="00000000">
        <w:rPr>
          <w:b w:val="1"/>
          <w:bCs w:val="1"/>
          <w:strike w:val="1"/>
          <w:rtl w:val="0"/>
        </w:rPr>
        <w:t xml:space="preserve">Pattern/connection:</w:t>
      </w:r>
      <w:r w:rsidDel="00000000" w:rsidR="00000000" w:rsidRPr="00000000">
        <w:rPr>
          <w:strike w:val="1"/>
          <w:rtl w:val="0"/>
        </w:rPr>
        <w:t xml:space="preserve"> "</w:t>
      </w:r>
      <w:r w:rsidDel="00000000" w:rsidR="00000000" w:rsidRPr="00000000">
        <w:rPr>
          <w:strike w:val="1"/>
          <w:rtl w:val="0"/>
        </w:rPr>
        <w:t xml:space="preserve">Jada found that 18 appears in the multiplication table at row 2, column 9. Name a DIFFERENT rectangle that also has an area of 18." — </w:t>
      </w:r>
      <w:commentRangeStart w:id="157"/>
      <w:commentRangeStart w:id="158"/>
      <w:r w:rsidDel="00000000" w:rsidR="00000000" w:rsidRPr="00000000">
        <w:rPr>
          <w:strike w:val="1"/>
          <w:rtl w:val="0"/>
        </w:rPr>
        <w:t xml:space="preserve">MC from factor pairs:</w:t>
      </w:r>
      <w:commentRangeEnd w:id="157"/>
      <w:r w:rsidDel="00000000" w:rsidR="00000000" w:rsidRPr="00000000">
        <w:commentReference w:id="157"/>
      </w:r>
      <w:commentRangeEnd w:id="158"/>
      <w:r w:rsidDel="00000000" w:rsidR="00000000" w:rsidRPr="00000000">
        <w:commentReference w:id="158"/>
      </w:r>
      <w:r w:rsidDel="00000000" w:rsidR="00000000" w:rsidRPr="00000000">
        <w:rPr>
          <w:strike w:val="1"/>
          <w:rtl w:val="0"/>
        </w:rPr>
        <w:t xml:space="preserve"> 3×6 / 6×3 (unique pair distinct from 2×9) (tests: factor-pair reasoning within the table context)</w:t>
      </w:r>
      <w:r w:rsidDel="00000000" w:rsidR="00000000" w:rsidRPr="00000000">
        <w:rPr>
          <w:rtl w:val="0"/>
        </w:rPr>
      </w:r>
    </w:p>
    <w:p w:rsidR="00000000" w:rsidDel="00000000" w:rsidP="00000000" w:rsidRDefault="00000000" w:rsidRPr="00000000" w14:paraId="0000072D">
      <w:pPr>
        <w:ind w:left="1440" w:firstLine="0"/>
        <w:rPr/>
      </w:pPr>
      <w:r w:rsidDel="00000000" w:rsidR="00000000" w:rsidRPr="00000000">
        <w:rPr>
          <w:b w:val="1"/>
          <w:bCs w:val="1"/>
          <w:rtl w:val="0"/>
        </w:rPr>
        <w:t xml:space="preserve">Pattern/connection</w:t>
      </w:r>
      <w:r w:rsidDel="00000000" w:rsidR="00000000" w:rsidRPr="00000000">
        <w:rPr>
          <w:rtl w:val="0"/>
        </w:rPr>
        <w:t xml:space="preserve">: "Jada found that 18 appears in the multiplication table at row 2, column 9. Name a DIFFERENT rectangle that also has an area of 18." — MC options: "3 by 6" / "2 by 8" / "3 by 9" / "4 by 5." Correct: "3 by 6" (the only other factor pair of 18 within 1–10). Distractor reasoning: "2 by 8" tests grabbing one original factor (2) and pairing it incorrectly (2 × 8 = 16, not 18). "3 by 9" tests grabbing the column (9) from the original and pairing with a plausible factor (3 × 9 = 27, not 18). "4 by 5" tests a nearby-product confusion (4 × 5 = 20). (tests: factor-pair reasoning within the table context)</w:t>
      </w:r>
    </w:p>
    <w:p w:rsidR="00000000" w:rsidDel="00000000" w:rsidP="00000000" w:rsidRDefault="00000000" w:rsidRPr="00000000" w14:paraId="0000072E">
      <w:pPr>
        <w:ind w:left="1440" w:firstLine="0"/>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30">
      <w:pPr>
        <w:ind w:left="720" w:firstLine="0"/>
        <w:rPr/>
      </w:pPr>
      <w:r w:rsidDel="00000000" w:rsidR="00000000" w:rsidRPr="00000000">
        <w:rPr>
          <w:b w:val="1"/>
          <w:bCs w:val="1"/>
          <w:rtl w:val="0"/>
        </w:rPr>
        <w:t xml:space="preserve">⚠️ Starter Pack guidance — commutative exclusion in exit check:</w:t>
      </w:r>
      <w:r w:rsidDel="00000000" w:rsidR="00000000" w:rsidRPr="00000000">
        <w:rPr>
          <w:rtl w:val="0"/>
        </w:rPr>
        <w:t xml:space="preserve"> MC options must only include genuinely different factor pairs, NOT commutative mirrors of the given pair. If the prompt identifies 2×9, do NOT include 9×2 as an option — that's "the same rectangle, different spot" per the module's own language. Include only pairs with different dimensions (3×6, 6×3). This avoids the ambiguity between "different cell in the table" and "different rectangle." The table shows both 2×9 and 9×2 as separate cells, but the exit check tests M8's factor-pair reasoning, which treats commutative pairs as one rectangle.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32">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ratio:</w:t>
      </w:r>
      <w:r w:rsidDel="00000000" w:rsidR="00000000" w:rsidRPr="00000000">
        <w:rPr>
          <w:rtl w:val="0"/>
        </w:rPr>
        <w:t xml:space="preserve"> 1 forward (mark rectangle) : 1 reverse (read table) : 1 synthesis (factor pairs). Rationale: this module is about the bidirectional connection and pattern recognition, not procedural calculation. All three problem types test whether students understand the table AS an area representation.</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rectangle-to-table and table-to-rectangle problems with rectangle region marking</w:t>
      </w:r>
    </w:p>
    <w:p w:rsidR="00000000" w:rsidDel="00000000" w:rsidP="00000000" w:rsidRDefault="00000000" w:rsidRPr="00000000" w14:paraId="00000737">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Additional pattern explorations: "Which row has the most </w:t>
      </w:r>
      <w:commentRangeStart w:id="159"/>
      <w:commentRangeStart w:id="160"/>
      <w:r w:rsidDel="00000000" w:rsidR="00000000" w:rsidRPr="00000000">
        <w:rPr>
          <w:rtl w:val="0"/>
        </w:rPr>
        <w:t xml:space="preserve">even </w:t>
      </w:r>
      <w:commentRangeEnd w:id="159"/>
      <w:r w:rsidDel="00000000" w:rsidR="00000000" w:rsidRPr="00000000">
        <w:commentReference w:id="159"/>
      </w:r>
      <w:commentRangeEnd w:id="160"/>
      <w:r w:rsidDel="00000000" w:rsidR="00000000" w:rsidRPr="00000000">
        <w:commentReference w:id="160"/>
      </w:r>
      <w:r w:rsidDel="00000000" w:rsidR="00000000" w:rsidRPr="00000000">
        <w:rPr>
          <w:rtl w:val="0"/>
        </w:rPr>
        <w:t xml:space="preserve">numbers?" / "Find a product that appears exactly twice in the table" (targeted click mode — student must find the right cell)</w:t>
      </w:r>
    </w:p>
    <w:p w:rsidR="00000000" w:rsidDel="00000000" w:rsidP="00000000" w:rsidRDefault="00000000" w:rsidRPr="00000000" w14:paraId="00000738">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Factor-pair hunting: given an area, find all locations in the table (highlight-by-value confirmation)</w:t>
      </w:r>
    </w:p>
    <w:p w:rsidR="00000000" w:rsidDel="00000000" w:rsidP="00000000" w:rsidRDefault="00000000" w:rsidRPr="00000000" w14:paraId="00000739">
      <w:pPr>
        <w:numPr>
          <w:ilvl w:val="0"/>
          <w:numId w:val="60"/>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Some problems without the table visible — student must reason about table structure from memory: "Would 35 appear in the 5s row? Why?" MC: </w:t>
      </w:r>
      <w:commentRangeStart w:id="161"/>
      <w:commentRangeStart w:id="162"/>
      <w:r w:rsidDel="00000000" w:rsidR="00000000" w:rsidRPr="00000000">
        <w:rPr>
          <w:strike w:val="1"/>
          <w:rtl w:val="0"/>
        </w:rPr>
        <w:t xml:space="preserve">"Yes — 5 × 7 = 35" / "No — 35 isn't a multiple of 5" (tests internalization)</w:t>
      </w:r>
      <w:commentRangeEnd w:id="161"/>
      <w:r w:rsidDel="00000000" w:rsidR="00000000" w:rsidRPr="00000000">
        <w:commentReference w:id="161"/>
      </w:r>
      <w:commentRangeEnd w:id="162"/>
      <w:r w:rsidDel="00000000" w:rsidR="00000000" w:rsidRPr="00000000">
        <w:commentReference w:id="162"/>
      </w:r>
      <w:r w:rsidDel="00000000" w:rsidR="00000000" w:rsidRPr="00000000">
        <w:rPr>
          <w:rtl w:val="0"/>
        </w:rPr>
      </w:r>
    </w:p>
    <w:p w:rsidR="00000000" w:rsidDel="00000000" w:rsidP="00000000" w:rsidRDefault="00000000" w:rsidRPr="00000000" w14:paraId="0000073A">
      <w:pPr>
        <w:numPr>
          <w:ilvl w:val="0"/>
          <w:numId w:val="60"/>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Some problems without the table visible — student must reason about table structure from memory. </w:t>
      </w:r>
      <w:r w:rsidDel="00000000" w:rsidR="00000000" w:rsidRPr="00000000">
        <w:rPr>
          <w:b w:val="1"/>
          <w:bCs w:val="1"/>
          <w:shd w:fill="ffe599" w:val="clear"/>
          <w:rtl w:val="0"/>
        </w:rPr>
        <w:t xml:space="preserve">Multi-select MC with four options</w:t>
      </w:r>
      <w:r w:rsidDel="00000000" w:rsidR="00000000" w:rsidRPr="00000000">
        <w:rPr>
          <w:shd w:fill="ffe599" w:val="clear"/>
          <w:rtl w:val="0"/>
        </w:rPr>
        <w:t xml:space="preserve"> to test multiple reasoning paths.</w:t>
      </w:r>
    </w:p>
    <w:p w:rsidR="00000000" w:rsidDel="00000000" w:rsidP="00000000" w:rsidRDefault="00000000" w:rsidRPr="00000000" w14:paraId="0000073B">
      <w:pPr>
        <w:numPr>
          <w:ilvl w:val="1"/>
          <w:numId w:val="6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Example: "Would 35 appear in the 5s row? Select ALL correct answers."</w:t>
      </w:r>
    </w:p>
    <w:p w:rsidR="00000000" w:rsidDel="00000000" w:rsidP="00000000" w:rsidRDefault="00000000" w:rsidRPr="00000000" w14:paraId="0000073C">
      <w:pPr>
        <w:numPr>
          <w:ilvl w:val="2"/>
          <w:numId w:val="6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"Yes — 5 × 7 = 35" ✓ (multiplication fact reasoning)</w:t>
      </w:r>
    </w:p>
    <w:p w:rsidR="00000000" w:rsidDel="00000000" w:rsidP="00000000" w:rsidRDefault="00000000" w:rsidRPr="00000000" w14:paraId="0000073D">
      <w:pPr>
        <w:numPr>
          <w:ilvl w:val="2"/>
          <w:numId w:val="6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"Yes — 35 ends in 5, so it's a multiple of 5" ✓ (pattern reasoning from M5 factor fluency)</w:t>
      </w:r>
    </w:p>
    <w:p w:rsidR="00000000" w:rsidDel="00000000" w:rsidP="00000000" w:rsidRDefault="00000000" w:rsidRPr="00000000" w14:paraId="0000073E">
      <w:pPr>
        <w:numPr>
          <w:ilvl w:val="2"/>
          <w:numId w:val="6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"No — 35 doesn't end in 0" ✗ (incomplete pattern — multiples of 5 end in 0 OR 5)</w:t>
      </w:r>
    </w:p>
    <w:p w:rsidR="00000000" w:rsidDel="00000000" w:rsidP="00000000" w:rsidRDefault="00000000" w:rsidRPr="00000000" w14:paraId="0000073F">
      <w:pPr>
        <w:numPr>
          <w:ilvl w:val="2"/>
          <w:numId w:val="60"/>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"No — 7 is not in the 5s row" ✗ (confuses factor with row membership — 7 IS a column header)</w:t>
      </w:r>
    </w:p>
    <w:p w:rsidR="00000000" w:rsidDel="00000000" w:rsidP="00000000" w:rsidRDefault="00000000" w:rsidRPr="00000000" w14:paraId="00000740">
      <w:pPr>
        <w:numPr>
          <w:ilvl w:val="1"/>
          <w:numId w:val="6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Multi-select works well for table-reasoning questions because correct answers often have multiple valid justifications. Students who select both correct options demonstrate deeper understanding than those who find only one.</w:t>
      </w:r>
    </w:p>
    <w:p w:rsidR="00000000" w:rsidDel="00000000" w:rsidP="00000000" w:rsidRDefault="00000000" w:rsidRPr="00000000" w14:paraId="00000741">
      <w:pPr>
        <w:numPr>
          <w:ilvl w:val="1"/>
          <w:numId w:val="60"/>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All table-reasoning problems without visual support must have four MC options. Multi-select format preferred when multiple valid reasoning paths exist. Each distractor should represent a specific misconception (incomplete pattern knowledge, confusion between factors and products, etc.), not a random wrong answer.</w:t>
      </w:r>
    </w:p>
    <w:p w:rsidR="00000000" w:rsidDel="00000000" w:rsidP="00000000" w:rsidRDefault="00000000" w:rsidRPr="00000000" w14:paraId="00000742">
      <w:pPr>
        <w:numPr>
          <w:ilvl w:val="0"/>
          <w:numId w:val="60"/>
        </w:numPr>
        <w:ind w:left="720" w:hanging="360"/>
        <w:rPr>
          <w:u w:val="none"/>
        </w:rPr>
      </w:pP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multiplication table as "area atlas" — a map of every rectangle you could make with whole-number sides from 1 to 10</w:t>
      </w:r>
    </w:p>
    <w:p w:rsidR="00000000" w:rsidDel="00000000" w:rsidP="00000000" w:rsidRDefault="00000000" w:rsidRPr="00000000" w14:paraId="00000747">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started this unit by covering shapes with squares. Then you counted rows and columns. Then you multiplied. Now you can see ALL of that — every rectangle, every area — organized right here in the multiplication table."</w:t>
      </w:r>
    </w:p>
    <w:p w:rsidR="00000000" w:rsidDel="00000000" w:rsidP="00000000" w:rsidRDefault="00000000" w:rsidRPr="00000000" w14:paraId="00000748">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multiplication table (new), factor, product, dimensions, area (reinforced)</w:t>
      </w:r>
    </w:p>
    <w:p w:rsidR="00000000" w:rsidDel="00000000" w:rsidP="00000000" w:rsidRDefault="00000000" w:rsidRPr="00000000" w14:paraId="00000749">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M11: "You've been finding the area of SINGLE rectangles. What if a shape is made of TWO rectangles stuck together? How would you find ITS area?" — display an L-shape briefly, don't solve it. Leave as teaser.</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rPr/>
      </w:pPr>
      <w:bookmarkStart w:colFirst="0" w:colLast="0" w:name="_38u9efgv3gc5" w:id="108"/>
      <w:bookmarkEnd w:id="108"/>
      <w:r w:rsidDel="00000000" w:rsidR="00000000" w:rsidRPr="00000000">
        <w:rPr>
          <w:rtl w:val="0"/>
        </w:rPr>
        <w:t xml:space="preserve">Scaffolding Progression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b w:val="1"/>
                <w:bCs w:val="1"/>
              </w:rPr>
            </w:pPr>
            <w:r w:rsidDel="00000000" w:rsidR="00000000" w:rsidRPr="00000000">
              <w:rPr>
                <w:b w:val="1"/>
                <w:bCs w:val="1"/>
                <w:rtl w:val="0"/>
              </w:rPr>
              <w:t xml:space="preserve">Table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b w:val="1"/>
                <w:bCs w:val="1"/>
              </w:rPr>
            </w:pPr>
            <w:r w:rsidDel="00000000" w:rsidR="00000000" w:rsidRPr="00000000">
              <w:rPr>
                <w:b w:val="1"/>
                <w:bCs w:val="1"/>
                <w:rtl w:val="0"/>
              </w:rPr>
              <w:t xml:space="preserve">Click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b w:val="1"/>
                <w:bCs w:val="1"/>
              </w:rPr>
            </w:pPr>
            <w:r w:rsidDel="00000000" w:rsidR="00000000" w:rsidRPr="00000000">
              <w:rPr>
                <w:b w:val="1"/>
                <w:bCs w:val="1"/>
                <w:rtl w:val="0"/>
              </w:rPr>
              <w:t xml:space="preserve">Rectangle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b w:val="1"/>
                <w:bCs w:val="1"/>
              </w:rPr>
            </w:pPr>
            <w:r w:rsidDel="00000000" w:rsidR="00000000" w:rsidRPr="00000000">
              <w:rPr>
                <w:b w:val="1"/>
                <w:bCs w:val="1"/>
                <w:rtl w:val="0"/>
              </w:rPr>
              <w:t xml:space="preserve">Primary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Fully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N/A (system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Grid Rectangle displayed alongside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System demonstrates region marking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2s/5s/10s pre-revealed; rest 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Targeted (region marking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Grid Rectangle displayed alongside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Fonts w:ascii="Arial Unicode MS" w:cs="Arial Unicode MS" w:eastAsia="Arial Unicode MS" w:hAnsi="Arial Unicode MS"/>
                <w:rtl w:val="0"/>
              </w:rPr>
              <w:t xml:space="preserve">Rectangle →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Accumulated from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Targeted (region marking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Grid Rectangle appears as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Fonts w:ascii="Arial Unicode MS" w:cs="Arial Unicode MS" w:eastAsia="Arial Unicode MS" w:hAnsi="Arial Unicode MS"/>
                <w:rtl w:val="0"/>
              </w:rPr>
              <w:t xml:space="preserve">Table → Rectangle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Fully revealed (system fills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Exploratory (click any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No rectangle display — pure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Pattern discovery</w:t>
            </w:r>
          </w:p>
        </w:tc>
      </w:tr>
    </w:tbl>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State persistence scoping:</w:t>
      </w: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Warmup → Lesson: table resets. Warmup uses a fully revealed table for demo; lesson begins fresh with partially revealed table.</w:t>
      </w:r>
    </w:p>
    <w:p w:rsidR="00000000" w:rsidDel="00000000" w:rsidP="00000000" w:rsidRDefault="00000000" w:rsidRPr="00000000" w14:paraId="0000076A">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Within Lesson (Early → Mid → Late): cell reveals from region marking persist. The table accumulates across the lesson phase.</w:t>
      </w:r>
    </w:p>
    <w:p w:rsidR="00000000" w:rsidDel="00000000" w:rsidP="00000000" w:rsidRDefault="00000000" w:rsidRPr="00000000" w14:paraId="0000076B">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Lesson → Exit Check: table resets. Exit check is a clean assessment — no accumulated hints.</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3"/>
        <w:rPr/>
      </w:pPr>
      <w:bookmarkStart w:colFirst="0" w:colLast="0" w:name="_kp0xnn40dayz" w:id="109"/>
      <w:bookmarkEnd w:id="109"/>
      <w:r w:rsidDel="00000000" w:rsidR="00000000" w:rsidRPr="00000000">
        <w:rPr>
          <w:rtl w:val="0"/>
        </w:rPr>
        <w:t xml:space="preserve">Tool Requirements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Multiplication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10×10; fully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Display only (system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WARMUP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Multiplication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10×10; 2s/5s/10s pre-revealed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b w:val="1"/>
                <w:bCs w:val="1"/>
                <w:rtl w:val="0"/>
              </w:rPr>
              <w:t xml:space="preserve">Mark Rectangle Region</w:t>
            </w:r>
            <w:r w:rsidDel="00000000" w:rsidR="00000000" w:rsidRPr="00000000">
              <w:rPr>
                <w:rtl w:val="0"/>
              </w:rPr>
              <w:t xml:space="preserve"> (student shades region from (1,1) to target cell;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PRIMARY interaction for Early/Mid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Multiplication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10×10; fully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b w:val="1"/>
                <w:bCs w:val="1"/>
                <w:rtl w:val="0"/>
              </w:rPr>
              <w:t xml:space="preserve">Exploratory click</w:t>
            </w:r>
            <w:r w:rsidDel="00000000" w:rsidR="00000000" w:rsidRPr="00000000">
              <w:rPr>
                <w:rtl w:val="0"/>
              </w:rPr>
              <w:t xml:space="preserve"> (any cell; no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Late pattern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Multiplication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10×10; highlight-by-row, highlight-by-column, highlight-diagonal, </w:t>
            </w:r>
            <w:r w:rsidDel="00000000" w:rsidR="00000000" w:rsidRPr="00000000">
              <w:rPr>
                <w:b w:val="1"/>
                <w:bCs w:val="1"/>
                <w:rtl w:val="0"/>
              </w:rPr>
              <w:t xml:space="preserve">highlight-by-value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System-controlled highlighting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Pattern discovery + factor-pair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Multiplication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b w:val="1"/>
                <w:bCs w:val="1"/>
                <w:rtl w:val="0"/>
              </w:rPr>
              <w:t xml:space="preserve">Connection Animation</w:t>
            </w:r>
            <w:r w:rsidDel="00000000" w:rsidR="00000000" w:rsidRPr="00000000">
              <w:rPr>
                <w:rtl w:val="0"/>
              </w:rPr>
              <w:t xml:space="preserve"> to Grid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System-triggered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Fires when student marks rectangle region in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Full grid,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Warmup: establish visual parallel to table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Outline + dimensions,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Early: paired with table. </w:t>
            </w:r>
            <w:r w:rsidDel="00000000" w:rsidR="00000000" w:rsidRPr="00000000">
              <w:rPr>
                <w:rtl w:val="0"/>
              </w:rPr>
              <w:t xml:space="preserve">Student</w:t>
            </w:r>
            <w:r w:rsidDel="00000000" w:rsidR="00000000" w:rsidRPr="00000000">
              <w:rPr>
                <w:rtl w:val="0"/>
              </w:rPr>
              <w:t xml:space="preserve"> </w:t>
            </w:r>
            <w:r w:rsidDel="00000000" w:rsidR="00000000" w:rsidRPr="00000000">
              <w:rPr>
                <w:rtl w:val="0"/>
              </w:rPr>
              <w:t xml:space="preserve">sees rectangle</w:t>
            </w:r>
            <w:r w:rsidDel="00000000" w:rsidR="00000000" w:rsidRPr="00000000">
              <w:rPr>
                <w:rtl w:val="0"/>
              </w:rPr>
              <w:t xml:space="preserve">, marks it </w:t>
            </w:r>
            <w:r w:rsidDel="00000000" w:rsidR="00000000" w:rsidRPr="00000000">
              <w:rPr>
                <w:rtl w:val="0"/>
              </w:rPr>
              <w:t xml:space="preserve">in table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Grid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Outline + dimensions,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Appears after student identifies dimensions from 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Mid: confirms reverse reasoning</w:t>
            </w:r>
          </w:p>
        </w:tc>
      </w:tr>
    </w:tbl>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b w:val="1"/>
          <w:bCs w:val="1"/>
          <w:rtl w:val="0"/>
        </w:rPr>
        <w:t xml:space="preserve">Spec additions required (flagged for engineering):</w:t>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Mark Rectangle Region</w:t>
      </w:r>
      <w:r w:rsidDel="00000000" w:rsidR="00000000" w:rsidRPr="00000000">
        <w:rPr>
          <w:rtl w:val="0"/>
        </w:rPr>
        <w:t xml:space="preserve"> (NEW — major): Student selects a rectangular region in the table anchored at cell (1,1), defined by endpoint at (row R, column C). The region shades as a visual rectangle. The product at (R,C) highlights as the area. Must support:</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98">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interaction: click or drag to define region endpoint</w:t>
      </w:r>
    </w:p>
    <w:p w:rsidR="00000000" w:rsidDel="00000000" w:rsidP="00000000" w:rsidRDefault="00000000" w:rsidRPr="00000000" w14:paraId="00000799">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validation: correct/incorrect region for targeted problems (both orientations accepted — 4×7 and 7×4 both valid for a "4 by 7 rectangle" prompt)</w:t>
      </w:r>
    </w:p>
    <w:p w:rsidR="00000000" w:rsidDel="00000000" w:rsidP="00000000" w:rsidRDefault="00000000" w:rsidRPr="00000000" w14:paraId="0000079A">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demonstration: system marks region without student input (for warmup)</w:t>
      </w:r>
    </w:p>
    <w:p w:rsidR="00000000" w:rsidDel="00000000" w:rsidP="00000000" w:rsidRDefault="00000000" w:rsidRPr="00000000" w14:paraId="0000079B">
      <w:pPr>
        <w:numPr>
          <w:ilvl w:val="1"/>
          <w:numId w:val="16"/>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163"/>
      <w:commentRangeStart w:id="164"/>
      <w:r w:rsidDel="00000000" w:rsidR="00000000" w:rsidRPr="00000000">
        <w:rPr>
          <w:strike w:val="1"/>
          <w:rtl w:val="0"/>
        </w:rPr>
        <w:t xml:space="preserve">Cells within the marked region that were hidden become revealed</w:t>
      </w:r>
      <w:commentRangeEnd w:id="163"/>
      <w:r w:rsidDel="00000000" w:rsidR="00000000" w:rsidRPr="00000000">
        <w:commentReference w:id="163"/>
      </w:r>
      <w:commentRangeEnd w:id="164"/>
      <w:r w:rsidDel="00000000" w:rsidR="00000000" w:rsidRPr="00000000">
        <w:commentReference w:id="164"/>
      </w:r>
      <w:r w:rsidDel="00000000" w:rsidR="00000000" w:rsidRPr="00000000">
        <w:rPr>
          <w:rtl w:val="0"/>
        </w:rPr>
      </w:r>
    </w:p>
    <w:p w:rsidR="00000000" w:rsidDel="00000000" w:rsidP="00000000" w:rsidRDefault="00000000" w:rsidRPr="00000000" w14:paraId="0000079C">
      <w:pPr>
        <w:numPr>
          <w:ilvl w:val="1"/>
          <w:numId w:val="16"/>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Visual treatment: shaded fill with emphasized corner cell (the product)</w:t>
      </w:r>
    </w:p>
    <w:p w:rsidR="00000000" w:rsidDel="00000000" w:rsidP="00000000" w:rsidRDefault="00000000" w:rsidRPr="00000000" w14:paraId="0000079D">
      <w:pPr>
        <w:numPr>
          <w:ilvl w:val="1"/>
          <w:numId w:val="16"/>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Visual treatment: shaded fill across the entire region (showing the rectangle shape) with the corner cell (the product) emphasized and revealed. Hidden cells within the region receive the shaded fill but do NOT auto-reveal their values — only the corner cell reveals. This keeps focus on the area insight and prevents visual clutter from irrelevant intermediate products.</w:t>
      </w:r>
    </w:p>
    <w:p w:rsidR="00000000" w:rsidDel="00000000" w:rsidP="00000000" w:rsidRDefault="00000000" w:rsidRPr="00000000" w14:paraId="0000079E">
      <w:pPr>
        <w:numPr>
          <w:ilvl w:val="1"/>
          <w:numId w:val="16"/>
        </w:numPr>
        <w:ind w:left="1440" w:hanging="360"/>
        <w:rPr>
          <w:u w:val="none"/>
        </w:rPr>
      </w:pPr>
      <w:r w:rsidDel="00000000" w:rsidR="00000000" w:rsidRPr="00000000">
        <w:rPr>
          <w:b w:val="1"/>
          <w:bCs w:val="1"/>
          <w:rtl w:val="0"/>
        </w:rPr>
        <w:t xml:space="preserve">⚠️ MC design constraint for reverse problems:</w:t>
      </w:r>
      <w:r w:rsidDel="00000000" w:rsidR="00000000" w:rsidRPr="00000000">
        <w:rPr>
          <w:rtl w:val="0"/>
        </w:rPr>
        <w:t xml:space="preserve"> When MC options show factor pairs for a given area, list only unique pairs — do NOT include both "3 × 4" and "4 × 3" as separate options. If the area is 24, options should be: 2 × 12, 3 × 8, 4 × 6 (valid pairs) plus one distractor (e.g., 5 × 5). Including both orientations as separate MC options undermines the "one rectangle" principle and will confuse students in M10 where the table inherently shows both. Starter Pack writers must enforce this in every reverse problem across M8, M9, and Practice.</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A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Targeted vs. Exploratory click mode</w:t>
      </w:r>
      <w:r w:rsidDel="00000000" w:rsidR="00000000" w:rsidRPr="00000000">
        <w:rPr>
          <w:rtl w:val="0"/>
        </w:rPr>
        <w:t xml:space="preserve"> (NEW — moderate): System-configured property controlling click behavior.</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A2">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targeted</w:t>
      </w:r>
      <w:r w:rsidDel="00000000" w:rsidR="00000000" w:rsidRPr="00000000">
        <w:rPr>
          <w:rtl w:val="0"/>
        </w:rPr>
        <w:t xml:space="preserve">: only correct cell/region triggers reveal; incorrect triggers feedback + retry</w:t>
      </w:r>
    </w:p>
    <w:p w:rsidR="00000000" w:rsidDel="00000000" w:rsidP="00000000" w:rsidRDefault="00000000" w:rsidRPr="00000000" w14:paraId="000007A3">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exploratory</w:t>
      </w:r>
      <w:r w:rsidDel="00000000" w:rsidR="00000000" w:rsidRPr="00000000">
        <w:rPr>
          <w:rtl w:val="0"/>
        </w:rPr>
        <w:t xml:space="preserve">: any click reveals; no validation</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A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State persistence scope</w:t>
      </w:r>
      <w:r w:rsidDel="00000000" w:rsidR="00000000" w:rsidRPr="00000000">
        <w:rPr>
          <w:rtl w:val="0"/>
        </w:rPr>
        <w:t xml:space="preserve"> (NEW — moderate): System-configured property controlling how cell reveals carry across activities.</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A7">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resets between activities (default)</w:t>
      </w:r>
    </w:p>
    <w:p w:rsidR="00000000" w:rsidDel="00000000" w:rsidP="00000000" w:rsidRDefault="00000000" w:rsidRPr="00000000" w14:paraId="000007A8">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lesson_phase</w:t>
      </w:r>
      <w:r w:rsidDel="00000000" w:rsidR="00000000" w:rsidRPr="00000000">
        <w:rPr>
          <w:rFonts w:ascii="Arial Unicode MS" w:cs="Arial Unicode MS" w:eastAsia="Arial Unicode MS" w:hAnsi="Arial Unicode MS"/>
          <w:rtl w:val="0"/>
        </w:rPr>
        <w:t xml:space="preserve">: persists across activities within a lesson phase (Early→Mid→Late), resets between phases (warmup→lesson, lesson→exit check)</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A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Highlight-by-value</w:t>
      </w:r>
      <w:r w:rsidDel="00000000" w:rsidR="00000000" w:rsidRPr="00000000">
        <w:rPr>
          <w:rtl w:val="0"/>
        </w:rPr>
        <w:t xml:space="preserve"> (NEW — minor): System highlights all cells containing a specified product value. Used for factor-pair visualization ("Find all cells showing 24").</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b w:val="1"/>
          <w:bCs w:val="1"/>
          <w:rtl w:val="0"/>
        </w:rPr>
        <w:t xml:space="preserve">Critical capability — Connection Animation:</w:t>
      </w:r>
      <w:r w:rsidDel="00000000" w:rsidR="00000000" w:rsidRPr="00000000">
        <w:rPr>
          <w:rtl w:val="0"/>
        </w:rPr>
        <w:t xml:space="preserve"> The visual link from Grid Rectangle to the shaded table region is the pedagogical centerpiece. When a student marks a 4×7 region in the table, the system should animate a connection to the displayed 4×7 Grid Rectangle — both are rectangles, both show the same structure. See Multiplication Tables toy spec: "Connection Animation to Grid Rectangle." The rectangle region marking makes this even more powerful than cell-level highlighting because the shaded table region LOOKS like a miniature grid.</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b w:val="1"/>
          <w:bCs w:val="1"/>
          <w:rtl w:val="0"/>
        </w:rPr>
        <w:t xml:space="preserve">Critical capability — Co-display:</w:t>
      </w:r>
      <w:r w:rsidDel="00000000" w:rsidR="00000000" w:rsidRPr="00000000">
        <w:rPr>
          <w:rtl w:val="0"/>
        </w:rPr>
        <w:t xml:space="preserve"> M10 requires Multiplication Table (10×10) + Grid Rectangle + guide + MC response area displayed simultaneously during Early/Mid activities. The table must be large enough for students to read products and identify row/column coordinates. Flag to UX: if this can't fit on a single screen, the Connection Animation loses its impact. Prioritize simultaneous display over sequential.</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b w:val="1"/>
          <w:bCs w:val="1"/>
          <w:rtl w:val="0"/>
        </w:rPr>
        <w:t xml:space="preserve">No Equation Builder.</w:t>
      </w:r>
      <w:r w:rsidDel="00000000" w:rsidR="00000000" w:rsidRPr="00000000">
        <w:rPr>
          <w:rtl w:val="0"/>
        </w:rPr>
        <w:t xml:space="preserve"> This module is about visual connection and pattern recognition, not equation construction. The table IS the representation.</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rPr/>
      </w:pPr>
      <w:bookmarkStart w:colFirst="0" w:colLast="0" w:name="_hziywcwh4xya" w:id="110"/>
      <w:bookmarkEnd w:id="110"/>
      <w:r w:rsidDel="00000000" w:rsidR="00000000" w:rsidRPr="00000000">
        <w:rPr>
          <w:rtl w:val="0"/>
        </w:rPr>
        <w:t xml:space="preserve">Data Constraints</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b w:val="1"/>
          <w:bCs w:val="1"/>
          <w:rtl w:val="0"/>
        </w:rPr>
        <w:t xml:space="preserve">Rectangle dimensions for Early (rectangle → table):</w:t>
      </w:r>
      <w:r w:rsidDel="00000000" w:rsidR="00000000" w:rsidRPr="00000000">
        <w:rPr>
          <w:rtl w:val="0"/>
        </w:rPr>
        <w:t xml:space="preserve"> Factors 2–9, products within 100</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2×4=8, 3×7=21, 5×6=30, 4×9=36, 6×8=48</w:t>
      </w:r>
    </w:p>
    <w:p w:rsidR="00000000" w:rsidDel="00000000" w:rsidP="00000000" w:rsidRDefault="00000000" w:rsidRPr="00000000" w14:paraId="000007B7">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Choose dimensions that land in different regions of the table (not all clustered in top-left)</w:t>
      </w:r>
    </w:p>
    <w:p w:rsidR="00000000" w:rsidDel="00000000" w:rsidP="00000000" w:rsidRDefault="00000000" w:rsidRPr="00000000" w14:paraId="000007B8">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1×n facts — they're trivially on the edge and don't demonstrate the spatial insight</w:t>
      </w:r>
    </w:p>
    <w:p w:rsidR="00000000" w:rsidDel="00000000" w:rsidP="00000000" w:rsidRDefault="00000000" w:rsidRPr="00000000" w14:paraId="000007B9">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orientations accepted for region marking — if prompt says "4 by 7 rectangle," student can mark either the 4×7 or 7×4 region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b w:val="1"/>
          <w:bCs w:val="1"/>
          <w:rtl w:val="0"/>
        </w:rPr>
        <w:t xml:space="preserve">Products for Mid (table → rectangle):</w:t>
      </w:r>
      <w:r w:rsidDel="00000000" w:rsidR="00000000" w:rsidRPr="00000000">
        <w:rPr>
          <w:rtl w:val="0"/>
        </w:rPr>
        <w:t xml:space="preserve"> Products with at least 2 unique factor pairs within 1–10</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Good targets: 12 (2×6, 3×4), 18 (2×9, 3×6), 24 (3×8, 4×6), 36 (4×9, 6×6), 20 (2×10, 4×5)</w:t>
      </w:r>
    </w:p>
    <w:p w:rsidR="00000000" w:rsidDel="00000000" w:rsidP="00000000" w:rsidRDefault="00000000" w:rsidRPr="00000000" w14:paraId="000007BE">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prime products or products with only one factor pair in range — they don't demonstrate the "multiple rectangles" insight</w:t>
      </w:r>
    </w:p>
    <w:p w:rsidR="00000000" w:rsidDel="00000000" w:rsidP="00000000" w:rsidRDefault="00000000" w:rsidRPr="00000000" w14:paraId="000007BF">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 options for dimensions: show all valid pairs within 1–10 range</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b w:val="1"/>
          <w:bCs w:val="1"/>
          <w:rtl w:val="0"/>
        </w:rPr>
        <w:t xml:space="preserve">Commutative pairs in the table:</w:t>
      </w:r>
      <w:r w:rsidDel="00000000" w:rsidR="00000000" w:rsidRPr="00000000">
        <w:rPr>
          <w:rtl w:val="0"/>
        </w:rPr>
        <w:t xml:space="preserve"> Unlike M8's "unique factor pairs only" convention, M10 shows all table positions because the table inherently displays both orientations (row 3/col 4 AND row 4/col 3 are separate cells with the same product). The guide distinguishes:</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3×8 and 8×3 → "same rectangle turned sideways — same area, same shape"</w:t>
      </w:r>
    </w:p>
    <w:p w:rsidR="00000000" w:rsidDel="00000000" w:rsidP="00000000" w:rsidRDefault="00000000" w:rsidRPr="00000000" w14:paraId="000007C4">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3×8 and 4×6 → "DIFFERENT rectangles, same area — different shapes" This reinforces M8's insight (multiple rectangles for one area) while being honest about what the table shows.</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Pattern problems:</w:t>
      </w:r>
      <w:r w:rsidDel="00000000" w:rsidR="00000000" w:rsidRPr="00000000">
        <w:rPr>
          <w:rtl w:val="0"/>
        </w:rPr>
        <w:t xml:space="preserve"> Focus on rows 2, 5, 10 (skip-counting families), the diagonal (square numbers), and products that appear multiple times. Avoid patterns requiring knowledge beyond Grade 3.</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rtl w:val="0"/>
        </w:rPr>
        <w:t xml:space="preserve">Table size:</w:t>
      </w:r>
      <w:r w:rsidDel="00000000" w:rsidR="00000000" w:rsidRPr="00000000">
        <w:rPr>
          <w:rtl w:val="0"/>
        </w:rPr>
        <w:t xml:space="preserve"> 10×10 (factors 1–10). The 12×12 option is not used in M10.</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rPr/>
      </w:pPr>
      <w:bookmarkStart w:colFirst="0" w:colLast="0" w:name="_xlkj62c64di5" w:id="111"/>
      <w:bookmarkEnd w:id="111"/>
      <w:r w:rsidDel="00000000" w:rsidR="00000000" w:rsidRPr="00000000">
        <w:rPr>
          <w:rtl w:val="0"/>
        </w:rPr>
        <w:t xml:space="preserve">Vocabulary</w:t>
      </w:r>
    </w:p>
    <w:p w:rsidR="00000000" w:rsidDel="00000000" w:rsidP="00000000" w:rsidRDefault="00000000" w:rsidRPr="00000000" w14:paraId="000007CC">
      <w:pPr>
        <w:rPr/>
      </w:pPr>
      <w:r w:rsidDel="00000000" w:rsidR="00000000" w:rsidRPr="00000000">
        <w:rPr>
          <w:b w:val="1"/>
          <w:bCs w:val="1"/>
          <w:rtl w:val="0"/>
        </w:rPr>
        <w:t xml:space="preserve">New:</w:t>
      </w:r>
      <w:r w:rsidDel="00000000" w:rsidR="00000000" w:rsidRPr="00000000">
        <w:rPr>
          <w:rtl w:val="0"/>
        </w:rPr>
        <w:t xml:space="preserve"> multiplication table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b w:val="1"/>
          <w:bCs w:val="1"/>
          <w:rtl w:val="0"/>
        </w:rPr>
        <w:t xml:space="preserve">Reinforced:</w:t>
      </w:r>
      <w:r w:rsidDel="00000000" w:rsidR="00000000" w:rsidRPr="00000000">
        <w:rPr>
          <w:rtl w:val="0"/>
        </w:rPr>
        <w:t xml:space="preserve"> factor, product, area, dimensions, multiply, row, column, square units</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rtl w:val="0"/>
        </w:rPr>
        <w:t xml:space="preserve">Language pattern:</w:t>
      </w:r>
      <w:r w:rsidDel="00000000" w:rsidR="00000000" w:rsidRPr="00000000">
        <w:rPr>
          <w:rtl w:val="0"/>
        </w:rPr>
        <w:t xml:space="preserve"> "Mark the rectangle: ___ rows, ___ columns. The corner product is ___. That's the area of a ___ by ___ rectangle."</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b w:val="1"/>
          <w:bCs w:val="1"/>
          <w:rtl w:val="0"/>
        </w:rPr>
        <w:t xml:space="preserve">Vocabulary teaching note from Module Mapping:</w:t>
      </w:r>
      <w:r w:rsidDel="00000000" w:rsidR="00000000" w:rsidRPr="00000000">
        <w:rPr>
          <w:rtl w:val="0"/>
        </w:rPr>
        <w:t xml:space="preserve"> "The multiplication table is like a collection of all the rectangles we could make!" This framing should appear in the guide dialogue — it's the conceptual anchor for the entire module.</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rPr/>
      </w:pPr>
      <w:bookmarkStart w:colFirst="0" w:colLast="0" w:name="_9hj91jvbpqq1" w:id="112"/>
      <w:bookmarkEnd w:id="112"/>
      <w:r w:rsidDel="00000000" w:rsidR="00000000" w:rsidRPr="00000000">
        <w:rPr>
          <w:rFonts w:ascii="Arial Unicode MS" w:cs="Arial Unicode MS" w:eastAsia="Arial Unicode MS" w:hAnsi="Arial Unicode MS"/>
          <w:rtl w:val="0"/>
        </w:rPr>
        <w:t xml:space="preserve">Key Transition: M9 → M10</w:t>
      </w:r>
    </w:p>
    <w:p w:rsidR="00000000" w:rsidDel="00000000" w:rsidP="00000000" w:rsidRDefault="00000000" w:rsidRPr="00000000" w14:paraId="000007D6">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Applied area problem-solving (contextual) → Structural synthesis (seeing the area-multiplication system as a whole)</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b w:val="1"/>
          <w:bCs w:val="1"/>
          <w:rtl w:val="0"/>
        </w:rPr>
        <w:t xml:space="preserve">What carries forward:</w:t>
      </w:r>
      <w:r w:rsidDel="00000000" w:rsidR="00000000" w:rsidRPr="00000000">
        <w:rPr>
          <w:rtl w:val="0"/>
        </w:rPr>
        <w:t xml:space="preserve"> All area-multiplication fluency, factor-pair reasoning from M8, reverse problem-solving from M9</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b w:val="1"/>
          <w:bCs w:val="1"/>
          <w:rtl w:val="0"/>
        </w:rPr>
        <w:t xml:space="preserve">What's new:</w:t>
      </w:r>
      <w:r w:rsidDel="00000000" w:rsidR="00000000" w:rsidRPr="00000000">
        <w:rPr>
          <w:rtl w:val="0"/>
        </w:rPr>
        <w:t xml:space="preserve"> The multiplication table as a representation; rectangle region marking; pattern discovery; the "area atlas" framing that organizes everything learned into one visual</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b w:val="1"/>
          <w:bCs w:val="1"/>
          <w:rtl w:val="0"/>
        </w:rPr>
        <w:t xml:space="preserve">Why this sequence:</w:t>
      </w:r>
      <w:r w:rsidDel="00000000" w:rsidR="00000000" w:rsidRPr="00000000">
        <w:rPr>
          <w:rtl w:val="0"/>
        </w:rPr>
        <w:t xml:space="preserve"> M9 showed that area skills work in real contexts. M10 zooms out to show that those skills are part of a larger mathematical structure. It's the "seeing the forest after walking through the trees" moment.</w:t>
      </w:r>
    </w:p>
    <w:p w:rsidR="00000000" w:rsidDel="00000000" w:rsidP="00000000" w:rsidRDefault="00000000" w:rsidRPr="00000000" w14:paraId="000007DD">
      <w:pPr>
        <w:pStyle w:val="Heading3"/>
        <w:rPr/>
      </w:pPr>
      <w:bookmarkStart w:colFirst="0" w:colLast="0" w:name="_20li5w79ueo0" w:id="113"/>
      <w:bookmarkEnd w:id="113"/>
      <w:r w:rsidDel="00000000" w:rsidR="00000000" w:rsidRPr="00000000">
        <w:rPr>
          <w:rFonts w:ascii="Arial Unicode MS" w:cs="Arial Unicode MS" w:eastAsia="Arial Unicode MS" w:hAnsi="Arial Unicode MS"/>
          <w:rtl w:val="0"/>
        </w:rPr>
        <w:t xml:space="preserve">Key Transition: M10 → M11</w:t>
      </w:r>
    </w:p>
    <w:p w:rsidR="00000000" w:rsidDel="00000000" w:rsidP="00000000" w:rsidRDefault="00000000" w:rsidRPr="00000000" w14:paraId="000007DE">
      <w:pPr>
        <w:rPr/>
      </w:pPr>
      <w:r w:rsidDel="00000000" w:rsidR="00000000" w:rsidRPr="00000000">
        <w:rPr>
          <w:b w:val="1"/>
          <w:bCs w:val="1"/>
          <w:rtl w:val="0"/>
        </w:rPr>
        <w:t xml:space="preserve">What M10 establishes:</w:t>
      </w:r>
      <w:r w:rsidDel="00000000" w:rsidR="00000000" w:rsidRPr="00000000">
        <w:rPr>
          <w:rtl w:val="0"/>
        </w:rPr>
        <w:t xml:space="preserve"> The full multiplication-area connection — every product is an area, every cell is a rectangle. Students see the complete system.</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b w:val="1"/>
          <w:bCs w:val="1"/>
          <w:rtl w:val="0"/>
        </w:rPr>
        <w:t xml:space="preserve">What M11 builds:</w:t>
      </w:r>
      <w:r w:rsidDel="00000000" w:rsidR="00000000" w:rsidRPr="00000000">
        <w:rPr>
          <w:rtl w:val="0"/>
        </w:rPr>
        <w:t xml:space="preserve"> Composite figures — shapes made of MULTIPLE rectangles. Area is additive: break the shape into rectangles, find each area, add them together. Full grids return.</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b w:val="1"/>
          <w:bCs w:val="1"/>
          <w:rtl w:val="0"/>
        </w:rPr>
        <w:t xml:space="preserve">Bridge:</w:t>
      </w:r>
      <w:r w:rsidDel="00000000" w:rsidR="00000000" w:rsidRPr="00000000">
        <w:rPr>
          <w:rtl w:val="0"/>
        </w:rPr>
        <w:t xml:space="preserve"> "You've been finding the area of SINGLE rectangles. What if a shape is made of TWO rectangles stuck together? How would you find ITS area?"</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b w:val="1"/>
          <w:bCs w:val="1"/>
          <w:rtl w:val="0"/>
        </w:rPr>
        <w:t xml:space="preserve">⚠️ Engineering alert — grids come back in M11.</w:t>
      </w:r>
      <w:r w:rsidDel="00000000" w:rsidR="00000000" w:rsidRPr="00000000">
        <w:rPr>
          <w:rtl w:val="0"/>
        </w:rPr>
        <w:t xml:space="preserve"> After M7's grid fading and M8–M10's fully abstract work, M11 returns to full grids for composite figures. This is pedagogically intentional: composite figures are a NEW concept that needs concrete support, even though students are fluent with single-rectangle abstraction. The CRA progression resets for the new concept.</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rPr>
          <w:shd w:fill="a4c2f4" w:val="clear"/>
        </w:rPr>
      </w:pPr>
      <w:bookmarkStart w:colFirst="0" w:colLast="0" w:name="_qsrq15rd19r4" w:id="114"/>
      <w:bookmarkEnd w:id="114"/>
      <w:r w:rsidDel="00000000" w:rsidR="00000000" w:rsidRPr="00000000">
        <w:rPr>
          <w:shd w:fill="a4c2f4" w:val="clear"/>
          <w:rtl w:val="0"/>
        </w:rPr>
        <w:t xml:space="preserve">SME Review Questions</w:t>
      </w:r>
    </w:p>
    <w:p w:rsidR="00000000" w:rsidDel="00000000" w:rsidP="00000000" w:rsidRDefault="00000000" w:rsidRPr="00000000" w14:paraId="000007E8">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Rectangle region marking as primary interaction: Confirm this interaction is worth the engineering investment.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shd w:fill="ffe599" w:val="clear"/>
          <w:rtl w:val="0"/>
        </w:rPr>
        <w:t xml:space="preserve">Confirmed — worth the engineering investment. Rectangle region marking is crucial for visualizing rectangles inside the table. It transforms the multiplication table from a lookup tool into a spatial representation of area. The interaction makes the "rectangles INSIDE the table" insight physical rather than verbal — shading a 3×5 region is fundamentally different from finding the product at row 3, column 5.</w:t>
      </w:r>
      <w:commentRangeStart w:id="165"/>
      <w:r w:rsidDel="00000000" w:rsidR="00000000" w:rsidRPr="00000000">
        <w:rPr>
          <w:b w:val="1"/>
          <w:bCs w:val="1"/>
          <w:shd w:fill="ffe599" w:val="clear"/>
          <w:rtl w:val="0"/>
        </w:rPr>
        <w:t xml:space="preserve">    </w:t>
      </w:r>
      <w:commentRangeEnd w:id="165"/>
      <w:r w:rsidDel="00000000" w:rsidR="00000000" w:rsidRPr="00000000">
        <w:commentReference w:id="165"/>
      </w:r>
      <w:r w:rsidDel="00000000" w:rsidR="00000000" w:rsidRPr="00000000">
        <w:rPr>
          <w:rtl w:val="0"/>
        </w:rPr>
      </w:r>
    </w:p>
    <w:p w:rsidR="00000000" w:rsidDel="00000000" w:rsidP="00000000" w:rsidRDefault="00000000" w:rsidRPr="00000000" w14:paraId="000007E9">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Region anchored at (1,1): Is anchoring at (1,1) the right constraint?</w:t>
      </w:r>
      <w:r w:rsidDel="00000000" w:rsidR="00000000" w:rsidRPr="00000000">
        <w:rPr>
          <w:b w:val="1"/>
          <w:bCs w:val="1"/>
          <w:shd w:fill="ffe599" w:val="clear"/>
          <w:rtl w:val="0"/>
        </w:rPr>
        <w:t xml:space="preserve"> RESOLVED:</w:t>
      </w:r>
      <w:r w:rsidDel="00000000" w:rsidR="00000000" w:rsidRPr="00000000">
        <w:rPr>
          <w:shd w:fill="ffe599" w:val="clear"/>
          <w:rtl w:val="0"/>
        </w:rPr>
        <w:t xml:space="preserve"> Anchoring at (1,1) is a must for this unit. The row/column headers map directly to dimensions only when the region starts at (1,1). Flexible anchoring (starting at arbitrary cells) has no identified pedagogical value in current or planned modules. If a future use case emerges, the engineering spec can be extended — but do not build flexible anchoring now.</w:t>
      </w:r>
      <w:commentRangeStart w:id="166"/>
      <w:r w:rsidDel="00000000" w:rsidR="00000000" w:rsidRPr="00000000">
        <w:rPr>
          <w:b w:val="1"/>
          <w:bCs w:val="1"/>
          <w:shd w:fill="ffe599" w:val="clear"/>
          <w:rtl w:val="0"/>
        </w:rPr>
        <w:t xml:space="preserve">    </w:t>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07EA">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Commutative pair treatment: Does showing both cells in the table create confusion with M8's "unique factor pairs" convention?</w:t>
      </w:r>
      <w:r w:rsidDel="00000000" w:rsidR="00000000" w:rsidRPr="00000000">
        <w:rPr>
          <w:shd w:fill="ffe599" w:val="clear"/>
          <w:rtl w:val="0"/>
        </w:rPr>
        <w:t xml:space="preserve"> RESOLVED: "Same rectangle turned sideways" framing is clear enough. This aligns with how commutativity was introduced in M4 (rotation animation) — students already understand that 4×7 and 7×4 are the same rectangle in different orientations. The table showing both cells is an honest representation of the table's structure, and the guide language bridges naturally to M8's unique-pair convention.</w:t>
      </w:r>
      <w:commentRangeStart w:id="167"/>
      <w:r w:rsidDel="00000000" w:rsidR="00000000" w:rsidRPr="00000000">
        <w:rPr>
          <w:b w:val="1"/>
          <w:bCs w:val="1"/>
          <w:shd w:fill="ffe599" w:val="clear"/>
          <w:rtl w:val="0"/>
        </w:rPr>
        <w:t xml:space="preserve">   </w:t>
      </w:r>
      <w:commentRangeEnd w:id="167"/>
      <w:r w:rsidDel="00000000" w:rsidR="00000000" w:rsidRPr="00000000">
        <w:commentReference w:id="167"/>
      </w:r>
      <w:r w:rsidDel="00000000" w:rsidR="00000000" w:rsidRPr="00000000">
        <w:rPr>
          <w:rtl w:val="0"/>
        </w:rPr>
      </w:r>
    </w:p>
    <w:p w:rsidR="00000000" w:rsidDel="00000000" w:rsidP="00000000" w:rsidRDefault="00000000" w:rsidRPr="00000000" w14:paraId="000007EB">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Pattern depth: Late activities include row patterns, diagonal/square numbers, and "use one fact to find another." Right depth, or overloaded?</w:t>
      </w:r>
      <w:r w:rsidDel="00000000" w:rsidR="00000000" w:rsidRPr="00000000">
        <w:rPr>
          <w:shd w:fill="ffe599" w:val="clear"/>
          <w:rtl w:val="0"/>
        </w:rPr>
        <w:t xml:space="preserve"> RESOLVED: Keep row/column patterns and diagonal/square numbers. Cut "use one fact to find another" — that's a fluency strategy, not an area-table connection. M10's focus is recognizing structure in the multiplication table as an area representation, not building computation strategies. The cut keeps Late activities focused on pattern observation rather than drifting into fact derivation.</w:t>
      </w:r>
      <w:commentRangeStart w:id="168"/>
      <w:r w:rsidDel="00000000" w:rsidR="00000000" w:rsidRPr="00000000">
        <w:rPr>
          <w:b w:val="1"/>
          <w:bCs w:val="1"/>
          <w:shd w:fill="ffe599" w:val="clear"/>
          <w:rtl w:val="0"/>
        </w:rPr>
        <w:t xml:space="preserve">   </w:t>
      </w:r>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07EC">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trike w:val="1"/>
          <w:shd w:fill="ffe599" w:val="clear"/>
          <w:rtl w:val="0"/>
        </w:rPr>
        <w:t xml:space="preserve">State persistence scoping: Confirm warmup→lesson reset, lesson persistence, lesson→exit check reset.</w:t>
      </w:r>
      <w:r w:rsidDel="00000000" w:rsidR="00000000" w:rsidRPr="00000000">
        <w:rPr>
          <w:rFonts w:ascii="Arial Unicode MS" w:cs="Arial Unicode MS" w:eastAsia="Arial Unicode MS" w:hAnsi="Arial Unicode MS"/>
          <w:shd w:fill="ffe599" w:val="clear"/>
          <w:rtl w:val="0"/>
        </w:rPr>
        <w:t xml:space="preserve"> RESOLVED: Confirmed. Warmup → lesson: table resets. Within lesson (Early→Mid→Late): cell reveals persist and accumulate. Lesson → exit check: table resets to clean state. Students go through the process of connecting rectangles and the table again on a fresh table — this is assessment, not continued practice.</w:t>
      </w:r>
      <w:commentRangeStart w:id="169"/>
      <w:r w:rsidDel="00000000" w:rsidR="00000000" w:rsidRPr="00000000">
        <w:rPr>
          <w:b w:val="1"/>
          <w:bCs w:val="1"/>
          <w:shd w:fill="ffe599" w:val="clear"/>
          <w:rtl w:val="0"/>
        </w:rPr>
        <w:t xml:space="preserve">    </w:t>
      </w:r>
      <w:commentRangeEnd w:id="169"/>
      <w:r w:rsidDel="00000000" w:rsidR="00000000" w:rsidRPr="00000000">
        <w:commentReference w:id="169"/>
      </w:r>
      <w:r w:rsidDel="00000000" w:rsidR="00000000" w:rsidRPr="00000000">
        <w:rPr>
          <w:rtl w:val="0"/>
        </w:rPr>
      </w:r>
    </w:p>
    <w:p w:rsidR="00000000" w:rsidDel="00000000" w:rsidP="00000000" w:rsidRDefault="00000000" w:rsidRPr="00000000" w14:paraId="000007ED">
      <w:pPr>
        <w:numPr>
          <w:ilvl w:val="0"/>
          <w:numId w:val="54"/>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Module optionality: Does the rectangle region marking upgrade change the optionality assessment?</w:t>
      </w:r>
      <w:r w:rsidDel="00000000" w:rsidR="00000000" w:rsidRPr="00000000">
        <w:rPr>
          <w:shd w:fill="ffe599" w:val="clear"/>
          <w:rtl w:val="0"/>
        </w:rPr>
        <w:t xml:space="preserve"> RESOLVED: Module 10 is no longer optional. The message — that the multiplication table IS a collection of rectangle areas — is too valuable to skip. Rectangle region marking makes this insight spatial and physical, not just verbal. Remove the "cuttable" flag from Important Decision 8.</w:t>
      </w:r>
      <w:commentRangeStart w:id="170"/>
      <w:r w:rsidDel="00000000" w:rsidR="00000000" w:rsidRPr="00000000">
        <w:rPr>
          <w:b w:val="1"/>
          <w:bCs w:val="1"/>
          <w:shd w:fill="ffe599" w:val="clear"/>
          <w:rtl w:val="0"/>
        </w:rPr>
        <w:t xml:space="preserve">   </w:t>
      </w:r>
      <w:commentRangeEnd w:id="170"/>
      <w:r w:rsidDel="00000000" w:rsidR="00000000" w:rsidRPr="00000000">
        <w:commentReference w:id="170"/>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rPr/>
      </w:pPr>
      <w:bookmarkStart w:colFirst="0" w:colLast="0" w:name="_325nt89j1fbx" w:id="115"/>
      <w:bookmarkEnd w:id="115"/>
      <w:r w:rsidDel="00000000" w:rsidR="00000000" w:rsidRPr="00000000">
        <w:rPr>
          <w:b w:val="1"/>
          <w:bCs w:val="1"/>
          <w:rtl w:val="0"/>
        </w:rPr>
        <w:t xml:space="preserve">MODULE 11: </w:t>
      </w:r>
      <w:r w:rsidDel="00000000" w:rsidR="00000000" w:rsidRPr="00000000">
        <w:rPr>
          <w:rtl w:val="0"/>
        </w:rPr>
        <w:t xml:space="preserve">Area is Additive</w:t>
      </w:r>
    </w:p>
    <w:p w:rsidR="00000000" w:rsidDel="00000000" w:rsidP="00000000" w:rsidRDefault="00000000" w:rsidRPr="00000000" w14:paraId="000007F1">
      <w:pPr>
        <w:rPr/>
      </w:pPr>
      <w:r w:rsidDel="00000000" w:rsidR="00000000" w:rsidRPr="00000000">
        <w:rPr>
          <w:i w:val="1"/>
          <w:iCs w:val="1"/>
          <w:rtl w:val="0"/>
        </w:rPr>
        <w:t xml:space="preserve">OUR Lesson 12 | Standard: 3.MD.C.7.d (area as additive — decomposing rectilinear figures into non-overlapping rectangles)</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w:t>
      </w:r>
      <w:r w:rsidDel="00000000" w:rsidR="00000000" w:rsidRPr="00000000">
        <w:rPr>
          <w:b w:val="1"/>
          <w:bCs w:val="1"/>
          <w:rtl w:val="0"/>
        </w:rPr>
        <w:t xml:space="preserve">CRA RESET — GRIDS RETURN.</w:t>
      </w:r>
      <w:r w:rsidDel="00000000" w:rsidR="00000000" w:rsidRPr="00000000">
        <w:rPr>
          <w:rtl w:val="0"/>
        </w:rPr>
        <w:t xml:space="preserve"> After M7's grid fading and M8–M10's fully abstract work, this module returns to full grids. This is pedagogically intentional: composite figures are a NEW concept that requires concrete support. Students who fluently multiply dimensions for single rectangles still need to SEE the unit squares when learning to decompose a shape into parts. The CRA progression resets for the new concept, not because students lost skill, but because the task is fundamentally different — they now need to partition a figure, not just measure one rectangle.</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b w:val="1"/>
          <w:bCs w:val="1"/>
          <w:rtl w:val="0"/>
        </w:rPr>
        <w:t xml:space="preserve">New primary tool: Composite Figures.</w:t>
      </w:r>
      <w:r w:rsidDel="00000000" w:rsidR="00000000" w:rsidRPr="00000000">
        <w:rPr>
          <w:rtl w:val="0"/>
        </w:rPr>
        <w:t xml:space="preserve"> Grid Rectangles are NOT used in M11. Composite Figures provides its own continuous grid across the entire shape. This is a critical distinction: the grid spans the whole figure (one shape), not separate grids per rectangle (multiple shapes). Engineering must ensure the grid is continuous.</w:t>
      </w:r>
    </w:p>
    <w:p w:rsidR="00000000" w:rsidDel="00000000" w:rsidP="00000000" w:rsidRDefault="00000000" w:rsidRPr="00000000" w14:paraId="000007F6">
      <w:pPr>
        <w:pStyle w:val="Heading3"/>
        <w:rPr/>
      </w:pPr>
      <w:bookmarkStart w:colFirst="0" w:colLast="0" w:name="_mrvr0zpbe08" w:id="116"/>
      <w:bookmarkEnd w:id="116"/>
      <w:r w:rsidDel="00000000" w:rsidR="00000000" w:rsidRPr="00000000">
        <w:rPr>
          <w:rtl w:val="0"/>
        </w:rPr>
        <w:t xml:space="preserve">Learning Goal</w:t>
      </w:r>
    </w:p>
    <w:p w:rsidR="00000000" w:rsidDel="00000000" w:rsidP="00000000" w:rsidRDefault="00000000" w:rsidRPr="00000000" w14:paraId="000007F7">
      <w:pPr>
        <w:rPr/>
      </w:pPr>
      <w:r w:rsidDel="00000000" w:rsidR="00000000" w:rsidRPr="00000000">
        <w:rPr>
          <w:rtl w:val="0"/>
        </w:rPr>
        <w:t xml:space="preserve">Find the area of figures composed of rectangles. Recognize that area is additive — the total area of a composite figure equals the sum of its parts.</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INSIGHT:</w:t>
      </w:r>
      <w:r w:rsidDel="00000000" w:rsidR="00000000" w:rsidRPr="00000000">
        <w:rPr>
          <w:rtl w:val="0"/>
        </w:rPr>
        <w:t xml:space="preserve"> You can break a complicated shape into rectangles you already know how to measure. Find each rectangle's area, then ADD them together. This works because area is additive — the total area is the sum of non-overlapping parts.</w:t>
      </w:r>
    </w:p>
    <w:p w:rsidR="00000000" w:rsidDel="00000000" w:rsidP="00000000" w:rsidRDefault="00000000" w:rsidRPr="00000000" w14:paraId="000007FC">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isn't a rectangle, so you can't just multiply two sides. But it's MADE of rectangles. You already know how to find the area of each rectangle. The only new skill is decomposition — seeing where to draw the line.</w:t>
      </w:r>
    </w:p>
    <w:p w:rsidR="00000000" w:rsidDel="00000000" w:rsidP="00000000" w:rsidRDefault="00000000" w:rsidRPr="00000000" w14:paraId="000007FD">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There's often MORE THAN ONE correct way to decompose a figure. Different decompositions produce different rectangles but always the same total area. This is mathematically powerful — it means the strategy is flexible, not rigid.</w:t>
      </w:r>
    </w:p>
    <w:p w:rsidR="00000000" w:rsidDel="00000000" w:rsidP="00000000" w:rsidRDefault="00000000" w:rsidRPr="00000000" w14:paraId="000007FE">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Parentheses in expressions: (4 × 5) + (3 × 6) = 20 + 18 = 38. Parentheses group each rectangle's area calculation before adding. This is notation, not a new operation — students already know to multiply before adding in this context. The parentheses just make the structure visible.</w:t>
      </w:r>
    </w:p>
    <w:p w:rsidR="00000000" w:rsidDel="00000000" w:rsidP="00000000" w:rsidRDefault="00000000" w:rsidRPr="00000000" w14:paraId="000007FF">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grid makes every square visible. Students can COUNT to verify their multiplication. This is the safety net — decomposition is new, but the area-finding inside each rectangle is M3–M4 territory.</w:t>
      </w:r>
    </w:p>
    <w:p w:rsidR="00000000" w:rsidDel="00000000" w:rsidP="00000000" w:rsidRDefault="00000000" w:rsidRPr="00000000" w14:paraId="00000800">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Concrete/Representational — full grids throughout. M12 will begin fading the grid for composite figures.</w:t>
      </w:r>
    </w:p>
    <w:p w:rsidR="00000000" w:rsidDel="00000000" w:rsidP="00000000" w:rsidRDefault="00000000" w:rsidRPr="00000000" w14:paraId="00000801">
      <w:pPr>
        <w:pStyle w:val="Heading3"/>
        <w:rPr/>
      </w:pPr>
      <w:bookmarkStart w:colFirst="0" w:colLast="0" w:name="_ns0d8aqmsy9v" w:id="117"/>
      <w:bookmarkEnd w:id="117"/>
      <w:r w:rsidDel="00000000" w:rsidR="00000000" w:rsidRPr="00000000">
        <w:rPr>
          <w:rtl w:val="0"/>
        </w:rPr>
        <w:t xml:space="preserve">Cognitive Focus</w:t>
      </w:r>
    </w:p>
    <w:p w:rsidR="00000000" w:rsidDel="00000000" w:rsidP="00000000" w:rsidRDefault="00000000" w:rsidRPr="00000000" w14:paraId="00000802">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that a composite figure is made of rectangles; seeing where decomposition lines can go</w:t>
      </w:r>
    </w:p>
    <w:p w:rsidR="00000000" w:rsidDel="00000000" w:rsidP="00000000" w:rsidRDefault="00000000" w:rsidRPr="00000000" w14:paraId="00000803">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(Procedural) — drawing decomposition lines to partition a figure into rectangles</w:t>
      </w:r>
    </w:p>
    <w:p w:rsidR="00000000" w:rsidDel="00000000" w:rsidP="00000000" w:rsidRDefault="00000000" w:rsidRPr="00000000" w14:paraId="00000804">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known rectangle-area skills (multiplication) in a new context (parts of a composite figure), then adding results</w:t>
      </w:r>
    </w:p>
    <w:p w:rsidR="00000000" w:rsidDel="00000000" w:rsidP="00000000" w:rsidRDefault="00000000" w:rsidRPr="00000000" w14:paraId="00000805">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the additive property of area to the visual decomposition — "two parts, one total"</w:t>
      </w:r>
    </w:p>
    <w:p w:rsidR="00000000" w:rsidDel="00000000" w:rsidP="00000000" w:rsidRDefault="00000000" w:rsidRPr="00000000" w14:paraId="00000806">
      <w:pPr>
        <w:pStyle w:val="Heading3"/>
        <w:rPr/>
      </w:pPr>
      <w:bookmarkStart w:colFirst="0" w:colLast="0" w:name="_y5hfckxn2t66" w:id="118"/>
      <w:bookmarkEnd w:id="118"/>
      <w:r w:rsidDel="00000000" w:rsidR="00000000" w:rsidRPr="00000000">
        <w:rPr>
          <w:rtl w:val="0"/>
        </w:rPr>
        <w:t xml:space="preserve">Misconceptions Targeted</w:t>
      </w:r>
    </w:p>
    <w:p w:rsidR="00000000" w:rsidDel="00000000" w:rsidP="00000000" w:rsidRDefault="00000000" w:rsidRPr="00000000" w14:paraId="00000807">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M11: Completing the Rectangle (PRIMARY, from Misconceptions sheet)</w:t>
      </w:r>
      <w:r w:rsidDel="00000000" w:rsidR="00000000" w:rsidRPr="00000000">
        <w:rPr>
          <w:rtl w:val="0"/>
        </w:rPr>
        <w:t xml:space="preserve"> — Students treat L-shapes as complete rectangles by multiplying the longest horizontal side by the longest vertical side. This produces the area of the bounding rectangle, not the composite figure. The full grid is the primary defense — students can SEE that the "missing corner" has no squares. Guide explicitly addresses this: "Is this shape a rectangle? No — look at the corner. Those squares aren't there. So we can't just multiply the longest sides."</w:t>
      </w:r>
    </w:p>
    <w:p w:rsidR="00000000" w:rsidDel="00000000" w:rsidP="00000000" w:rsidRDefault="00000000" w:rsidRPr="00000000" w14:paraId="00000808">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M6: Overlapping Decomposition (SECONDARY, from Misconceptions sheet)</w:t>
      </w:r>
      <w:r w:rsidDel="00000000" w:rsidR="00000000" w:rsidRPr="00000000">
        <w:rPr>
          <w:rtl w:val="0"/>
        </w:rPr>
        <w:t xml:space="preserve"> — When decomposing, students draw a line that creates overlapping regions and count some squares twice. The grid makes this visible — if a decomposition line creates an overlap, squares in the overlap zone would be highlighted in both colors. The system's validation of decomposition lines prevents this in the tool, but the guide should still address the CONCEPT of why overlap is a problem: "Each square can only be in ONE rectangle. If a square is in BOTH rectangles, you'd count it twice."</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rPr/>
      </w:pPr>
      <w:bookmarkStart w:colFirst="0" w:colLast="0" w:name="_fgtmstfy82cp" w:id="119"/>
      <w:bookmarkEnd w:id="119"/>
      <w:r w:rsidDel="00000000" w:rsidR="00000000" w:rsidRPr="00000000">
        <w:rPr>
          <w:rtl w:val="0"/>
        </w:rPr>
        <w:t xml:space="preserve">What Students DO</w:t>
      </w:r>
    </w:p>
    <w:p w:rsidR="00000000" w:rsidDel="00000000" w:rsidP="00000000" w:rsidRDefault="00000000" w:rsidRPr="00000000" w14:paraId="0000080C">
      <w:pPr>
        <w:rPr/>
      </w:pPr>
      <w:commentRangeStart w:id="171"/>
      <w:commentRangeStart w:id="172"/>
      <w:r w:rsidDel="00000000" w:rsidR="00000000" w:rsidRPr="00000000">
        <w:rPr>
          <w:b w:val="1"/>
          <w:bCs w:val="1"/>
          <w:rtl w:val="0"/>
        </w:rPr>
        <w:t xml:space="preserve">WARM-UP</w:t>
      </w:r>
      <w:commentRangeEnd w:id="171"/>
      <w:r w:rsidDel="00000000" w:rsidR="00000000" w:rsidRPr="00000000">
        <w:commentReference w:id="171"/>
      </w:r>
      <w:commentRangeEnd w:id="172"/>
      <w:r w:rsidDel="00000000" w:rsidR="00000000" w:rsidRPr="00000000">
        <w:commentReference w:id="172"/>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numPr>
          <w:ilvl w:val="0"/>
          <w:numId w:val="52"/>
        </w:numPr>
        <w:ind w:left="720" w:hanging="360"/>
        <w:rPr>
          <w:strike w:val="1"/>
        </w:rPr>
      </w:pPr>
      <w:r w:rsidDel="00000000" w:rsidR="00000000" w:rsidRPr="00000000">
        <w:rPr>
          <w:rFonts w:ascii="Arial Unicode MS" w:cs="Arial Unicode MS" w:eastAsia="Arial Unicode MS" w:hAnsi="Arial Unicode MS"/>
          <w:strike w:val="1"/>
          <w:rtl w:val="0"/>
        </w:rPr>
        <w:t xml:space="preserve">Grid Rectangles (outline + dimensions, no grid) → 2 rapid forward area problems. "This rectangle is 5 by 4. What's the area?" and "This rectangle is 7 by 3. What's the area?"</w:t>
      </w:r>
    </w:p>
    <w:p w:rsidR="00000000" w:rsidDel="00000000" w:rsidP="00000000" w:rsidRDefault="00000000" w:rsidRPr="00000000" w14:paraId="0000080F">
      <w:pPr>
        <w:numPr>
          <w:ilvl w:val="0"/>
          <w:numId w:val="52"/>
        </w:numPr>
        <w:ind w:left="720" w:hanging="360"/>
        <w:rPr>
          <w:strike w:val="1"/>
        </w:rPr>
      </w:pPr>
      <w:r w:rsidDel="00000000" w:rsidR="00000000" w:rsidRPr="00000000">
        <w:rPr>
          <w:strike w:val="1"/>
          <w:rtl w:val="0"/>
        </w:rPr>
        <w:t xml:space="preserve">Purpose: Confirm dimensions-to-area multiplication is automatic before adding decomposition complexity. If a student hesitates or errors on these, the guide notes it for the adaptive system but proceeds — M11's full grids will provide the safety net. However, persistent forward-multiplication errors in M11 should trigger M7 reinforcement flagging.</w:t>
      </w:r>
    </w:p>
    <w:p w:rsidR="00000000" w:rsidDel="00000000" w:rsidP="00000000" w:rsidRDefault="00000000" w:rsidRPr="00000000" w14:paraId="00000810">
      <w:pPr>
        <w:numPr>
          <w:ilvl w:val="0"/>
          <w:numId w:val="52"/>
        </w:numPr>
        <w:ind w:left="720" w:hanging="360"/>
        <w:rPr>
          <w:strike w:val="1"/>
        </w:rPr>
      </w:pPr>
      <w:r w:rsidDel="00000000" w:rsidR="00000000" w:rsidRPr="00000000">
        <w:rPr>
          <w:strike w:val="1"/>
          <w:rtl w:val="0"/>
        </w:rPr>
        <w:t xml:space="preserve">These problems take &lt;60 seconds and cost nothing. They catch the edge case where a student barely passed M9 and their multiplication fluency has decayed.</w:t>
      </w:r>
    </w:p>
    <w:p w:rsidR="00000000" w:rsidDel="00000000" w:rsidP="00000000" w:rsidRDefault="00000000" w:rsidRPr="00000000" w14:paraId="00000811">
      <w:pPr>
        <w:numPr>
          <w:ilvl w:val="0"/>
          <w:numId w:val="5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Composite Figures</w:t>
      </w:r>
      <w:r w:rsidDel="00000000" w:rsidR="00000000" w:rsidRPr="00000000">
        <w:rPr>
          <w:rFonts w:ascii="Arial Unicode MS" w:cs="Arial Unicode MS" w:eastAsia="Arial Unicode MS" w:hAnsi="Arial Unicode MS"/>
          <w:strike w:val="1"/>
          <w:rtl w:val="0"/>
        </w:rPr>
        <w:t xml:space="preserve"> (L-shape, full grid, 2 components) → Display only</w:t>
      </w:r>
    </w:p>
    <w:p w:rsidR="00000000" w:rsidDel="00000000" w:rsidP="00000000" w:rsidRDefault="00000000" w:rsidRPr="00000000" w14:paraId="00000812">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Show an L-shaped figure with a full grid visible. All unit squares are clearly countable. No decomposition line yet.</w:t>
      </w:r>
    </w:p>
    <w:p w:rsidR="00000000" w:rsidDel="00000000" w:rsidP="00000000" w:rsidRDefault="00000000" w:rsidRPr="00000000" w14:paraId="00000813">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Guide: "This shape isn't a rectangle. Can you still find its area?"</w:t>
      </w:r>
    </w:p>
    <w:p w:rsidR="00000000" w:rsidDel="00000000" w:rsidP="00000000" w:rsidRDefault="00000000" w:rsidRPr="00000000" w14:paraId="00000814">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counts all squares in the figure: MC with total (e.g., 22 squares). The grid makes this possible — students CAN count every square.</w:t>
      </w:r>
    </w:p>
    <w:p w:rsidR="00000000" w:rsidDel="00000000" w:rsidP="00000000" w:rsidRDefault="00000000" w:rsidRPr="00000000" w14:paraId="00000815">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After answer: "You got it — 22 square units. </w:t>
      </w:r>
      <w:r w:rsidDel="00000000" w:rsidR="00000000" w:rsidRPr="00000000">
        <w:rPr>
          <w:strike w:val="1"/>
          <w:rtl w:val="0"/>
        </w:rPr>
        <w:t xml:space="preserve">You counted every square. But that took a while.</w:t>
      </w:r>
      <w:r w:rsidDel="00000000" w:rsidR="00000000" w:rsidRPr="00000000">
        <w:rPr>
          <w:strike w:val="1"/>
          <w:rtl w:val="0"/>
        </w:rPr>
        <w:t xml:space="preserve"> What if there were a LOT more squares? </w:t>
      </w:r>
      <w:commentRangeStart w:id="173"/>
      <w:r w:rsidDel="00000000" w:rsidR="00000000" w:rsidRPr="00000000">
        <w:rPr>
          <w:strike w:val="1"/>
          <w:rtl w:val="0"/>
        </w:rPr>
        <w:t xml:space="preserve">Let's see if there's a faster way."</w:t>
      </w:r>
      <w:commentRangeEnd w:id="173"/>
      <w:r w:rsidDel="00000000" w:rsidR="00000000" w:rsidRPr="00000000">
        <w:commentReference w:id="173"/>
      </w:r>
      <w:r w:rsidDel="00000000" w:rsidR="00000000" w:rsidRPr="00000000">
        <w:rPr>
          <w:rtl w:val="0"/>
        </w:rPr>
      </w:r>
    </w:p>
    <w:p w:rsidR="00000000" w:rsidDel="00000000" w:rsidP="00000000" w:rsidRDefault="00000000" w:rsidRPr="00000000" w14:paraId="00000816">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system demonstrates decomposition:</w:t>
      </w:r>
      <w:r w:rsidDel="00000000" w:rsidR="00000000" w:rsidRPr="00000000">
        <w:rPr>
          <w:strike w:val="1"/>
          <w:rtl w:val="0"/>
        </w:rPr>
        <w:t xml:space="preserve"> System draws a horizontal (or vertical) line through the figure, splitting it into two rectangles. Each rectangle highlights in a different color. "Look — now it's TWO rectangles! You know how to find the area of a rectangle. Find the area of the blue one... now the pink one... now ADD them."</w:t>
      </w:r>
    </w:p>
    <w:p w:rsidR="00000000" w:rsidDel="00000000" w:rsidP="00000000" w:rsidRDefault="00000000" w:rsidRPr="00000000" w14:paraId="00000817">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blue area (MC) + pink area (MC) = total (MC). Guide: "Same answer! 22 square units. </w:t>
      </w:r>
      <w:r w:rsidDel="00000000" w:rsidR="00000000" w:rsidRPr="00000000">
        <w:rPr>
          <w:strike w:val="1"/>
          <w:rtl w:val="0"/>
        </w:rPr>
        <w:t xml:space="preserve">But this time you didn't have to count every single square."</w:t>
      </w:r>
      <w:r w:rsidDel="00000000" w:rsidR="00000000" w:rsidRPr="00000000">
        <w:rPr>
          <w:rtl w:val="0"/>
        </w:rPr>
      </w:r>
    </w:p>
    <w:p w:rsidR="00000000" w:rsidDel="00000000" w:rsidP="00000000" w:rsidRDefault="00000000" w:rsidRPr="00000000" w14:paraId="00000818">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Purpose: Establish the decompose → calculate → add workflow. Students see the full process on one example before they do it themselves.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81A">
      <w:pPr>
        <w:rPr>
          <w:strike w:val="1"/>
        </w:rPr>
      </w:pPr>
      <w:r w:rsidDel="00000000" w:rsidR="00000000" w:rsidRPr="00000000">
        <w:rPr>
          <w:b w:val="1"/>
          <w:bCs w:val="1"/>
          <w:strike w:val="1"/>
          <w:rtl w:val="0"/>
        </w:rPr>
        <w:t xml:space="preserve">Note on decomposition line placement:</w:t>
      </w:r>
      <w:r w:rsidDel="00000000" w:rsidR="00000000" w:rsidRPr="00000000">
        <w:rPr>
          <w:strike w:val="1"/>
          <w:rtl w:val="0"/>
        </w:rPr>
        <w:t xml:space="preserve"> The warm-up demonstrates ONE valid decomposition. This is intentionally a system-placed line — the student isn't choosing where to cut yet. That comes in Mid. </w:t>
      </w:r>
      <w:r w:rsidDel="00000000" w:rsidR="00000000" w:rsidRPr="00000000">
        <w:rPr>
          <w:strike w:val="1"/>
          <w:rtl w:val="0"/>
        </w:rPr>
        <w:t xml:space="preserve">The warm-up teaches the WORKFLOW, not the strategy.</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numPr>
          <w:ilvl w:val="0"/>
          <w:numId w:val="9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Grid Rectangles</w:t>
      </w:r>
      <w:r w:rsidDel="00000000" w:rsidR="00000000" w:rsidRPr="00000000">
        <w:rPr>
          <w:rFonts w:ascii="Arial Unicode MS" w:cs="Arial Unicode MS" w:eastAsia="Arial Unicode MS" w:hAnsi="Arial Unicode MS"/>
          <w:shd w:fill="ffe599" w:val="clear"/>
          <w:rtl w:val="0"/>
        </w:rPr>
        <w:t xml:space="preserve"> (outline + dimensions, display) → Two quick forward problems: "This rectangle is 5 by 4. What's the area?" and "This rectangle is 7 by 3. What's the area?"</w:t>
      </w:r>
    </w:p>
    <w:p w:rsidR="00000000" w:rsidDel="00000000" w:rsidP="00000000" w:rsidRDefault="00000000" w:rsidRPr="00000000" w14:paraId="0000081D">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Purpose: Confirm dimensions-to-area multiplication is automatic before adding decomposition complexity. If a student hesitates or errors on these, the guide notes it for the adaptive system but proceeds — M11's full grids will provide the safety net. However, persistent forward-multiplication errors in M11 should trigger M7 reinforcement flagging.</w:t>
      </w:r>
    </w:p>
    <w:p w:rsidR="00000000" w:rsidDel="00000000" w:rsidP="00000000" w:rsidRDefault="00000000" w:rsidRPr="00000000" w14:paraId="0000081E">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These problems take &lt;60 seconds and cost nothing. They catch the edge case where a student barely passed M9 and their multiplication fluency has decayed.</w:t>
      </w:r>
    </w:p>
    <w:p w:rsidR="00000000" w:rsidDel="00000000" w:rsidP="00000000" w:rsidRDefault="00000000" w:rsidRPr="00000000" w14:paraId="0000081F">
      <w:pPr>
        <w:numPr>
          <w:ilvl w:val="0"/>
          <w:numId w:val="9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Composite Figures</w:t>
      </w:r>
      <w:r w:rsidDel="00000000" w:rsidR="00000000" w:rsidRPr="00000000">
        <w:rPr>
          <w:rFonts w:ascii="Arial Unicode MS" w:cs="Arial Unicode MS" w:eastAsia="Arial Unicode MS" w:hAnsi="Arial Unicode MS"/>
          <w:shd w:fill="ffe599" w:val="clear"/>
          <w:rtl w:val="0"/>
        </w:rPr>
        <w:t xml:space="preserve"> (L-shape, full grid, 2 components) → Display only</w:t>
      </w:r>
    </w:p>
    <w:p w:rsidR="00000000" w:rsidDel="00000000" w:rsidP="00000000" w:rsidRDefault="00000000" w:rsidRPr="00000000" w14:paraId="00000820">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Show an L-shaped figure with a full grid visible. All unit squares are clearly countable. No decomposition line.</w:t>
      </w:r>
    </w:p>
    <w:p w:rsidR="00000000" w:rsidDel="00000000" w:rsidP="00000000" w:rsidRDefault="00000000" w:rsidRPr="00000000" w14:paraId="00000821">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Guide: "This shape isn't a rectangle. Can you still find its area?"</w:t>
      </w:r>
    </w:p>
    <w:p w:rsidR="00000000" w:rsidDel="00000000" w:rsidP="00000000" w:rsidRDefault="00000000" w:rsidRPr="00000000" w14:paraId="00000822">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 counts all squares in the figure: MC with total (e.g., 22 squares). The grid makes this possible — students CAN count every square.</w:t>
      </w:r>
    </w:p>
    <w:p w:rsidR="00000000" w:rsidDel="00000000" w:rsidP="00000000" w:rsidRDefault="00000000" w:rsidRPr="00000000" w14:paraId="00000823">
      <w:pPr>
        <w:numPr>
          <w:ilvl w:val="1"/>
          <w:numId w:val="97"/>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After answer: "You got it — 22 square units! People approach this kind of problem differently. Here's one way that always works..."</w:t>
      </w:r>
    </w:p>
    <w:p w:rsidR="00000000" w:rsidDel="00000000" w:rsidP="00000000" w:rsidRDefault="00000000" w:rsidRPr="00000000" w14:paraId="00000824">
      <w:pPr>
        <w:numPr>
          <w:ilvl w:val="2"/>
          <w:numId w:val="9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System draws a horizontal (or vertical) line through the figure, splitting it into two rectangles. Each rectangle highlights in a different color. "Look — now it's TWO rectangles! You already know how to find the area of a rectangle."</w:t>
      </w:r>
    </w:p>
    <w:p w:rsidR="00000000" w:rsidDel="00000000" w:rsidP="00000000" w:rsidRDefault="00000000" w:rsidRPr="00000000" w14:paraId="00000825">
      <w:pPr>
        <w:numPr>
          <w:ilvl w:val="2"/>
          <w:numId w:val="97"/>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Purpose: Activate prior knowledge (area = count of squares is available), surface the L-shape, and immediately show that decomposition is a reliable strategy. The warm-up introduces the IDEA visually; Early activities formalize the workflow with guided practice.</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827">
      <w:pPr>
        <w:rPr>
          <w:shd w:fill="ffe599" w:val="clear"/>
        </w:rPr>
      </w:pPr>
      <w:r w:rsidDel="00000000" w:rsidR="00000000" w:rsidRPr="00000000">
        <w:rPr>
          <w:b w:val="1"/>
          <w:bCs w:val="1"/>
          <w:shd w:fill="ffe599" w:val="clear"/>
          <w:rtl w:val="0"/>
        </w:rPr>
        <w:t xml:space="preserve">No teaching in warm-up.</w:t>
      </w:r>
      <w:r w:rsidDel="00000000" w:rsidR="00000000" w:rsidRPr="00000000">
        <w:rPr>
          <w:shd w:fill="ffe599" w:val="clear"/>
          <w:rtl w:val="0"/>
        </w:rPr>
        <w:t xml:space="preserve"> The decompose-calculate-add workflow is introduced in Early activities, where the system demonstrates the first decomposition. The warm-up establishes the need; the lesson delivers the method.</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i w:val="1"/>
          <w:iCs w:val="1"/>
          <w:rtl w:val="0"/>
        </w:rPr>
        <w:t xml:space="preserve">Early activities (System decomposes, student calculates):</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and simple rectilinear, full grid, 2 components) + </w:t>
      </w:r>
      <w:r w:rsidDel="00000000" w:rsidR="00000000" w:rsidRPr="00000000">
        <w:rPr>
          <w:b w:val="1"/>
          <w:bCs w:val="1"/>
          <w:rtl w:val="0"/>
        </w:rPr>
        <w:t xml:space="preserve">Equation Builder</w:t>
      </w:r>
      <w:r w:rsidDel="00000000" w:rsidR="00000000" w:rsidRPr="00000000">
        <w:rPr>
          <w:rtl w:val="0"/>
        </w:rPr>
        <w:t xml:space="preserve"> (addition with parenthesized multiplication)</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F">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displays a composite figure with the decomposition line already drawn. Two rectangles highlighted in different colors.</w:t>
      </w:r>
    </w:p>
    <w:p w:rsidR="00000000" w:rsidDel="00000000" w:rsidP="00000000" w:rsidRDefault="00000000" w:rsidRPr="00000000" w14:paraId="00000830">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For each rectangle: system highlights it, shows its dimensions on the edges. Student finds its area via MC. "The blue rectangle is 4 by 3. What's its area?" → MC: 12 / 15 / 7 / 10</w:t>
      </w:r>
    </w:p>
    <w:p w:rsidR="00000000" w:rsidDel="00000000" w:rsidP="00000000" w:rsidRDefault="00000000" w:rsidRPr="00000000" w14:paraId="00000831">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After both areas calculated: "Now add them together." Equation Builder displays: (4 × 3) + (5 × 2) = ___ → Student selects total from MC.</w:t>
      </w:r>
    </w:p>
    <w:p w:rsidR="00000000" w:rsidDel="00000000" w:rsidP="00000000" w:rsidRDefault="00000000" w:rsidRPr="00000000" w14:paraId="00000832">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parentheses introduction:</w:t>
      </w:r>
      <w:r w:rsidDel="00000000" w:rsidR="00000000" w:rsidRPr="00000000">
        <w:rPr>
          <w:rtl w:val="0"/>
        </w:rPr>
        <w:t xml:space="preserve"> First time parentheses appear. Guide: "The parentheses show that we're finding each rectangle's area first, then adding. (4 × 3) means 'the area of this rectangle' and (5 × 2) means 'the area of that rectangle.' Then we add them."</w:t>
      </w:r>
    </w:p>
    <w:p w:rsidR="00000000" w:rsidDel="00000000" w:rsidP="00000000" w:rsidRDefault="00000000" w:rsidRPr="00000000" w14:paraId="00000833">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notation instruction, not operation instruction — students already know the order. The parentheses just name what they're doing.</w:t>
      </w:r>
    </w:p>
    <w:p w:rsidR="00000000" w:rsidDel="00000000" w:rsidP="00000000" w:rsidRDefault="00000000" w:rsidRPr="00000000" w14:paraId="00000834">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3–4 problems. System places all decomposition lines. Student focuses on: reading dimensions → multiplying → adding.</w:t>
      </w:r>
    </w:p>
    <w:p w:rsidR="00000000" w:rsidDel="00000000" w:rsidP="00000000" w:rsidRDefault="00000000" w:rsidRPr="00000000" w14:paraId="00000835">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Additive property statement (after 2nd problem):</w:t>
      </w:r>
      <w:r w:rsidDel="00000000" w:rsidR="00000000" w:rsidRPr="00000000">
        <w:rPr>
          <w:rtl w:val="0"/>
        </w:rPr>
        <w:t xml:space="preserve"> Guide: "When you find each rectangle's area and add them, you get the total area of the whole shape. That's because the area is </w:t>
      </w:r>
      <w:commentRangeStart w:id="174"/>
      <w:r w:rsidDel="00000000" w:rsidR="00000000" w:rsidRPr="00000000">
        <w:rPr>
          <w:rtl w:val="0"/>
        </w:rPr>
        <w:t xml:space="preserve">ADDITIVE </w:t>
      </w:r>
      <w:commentRangeEnd w:id="174"/>
      <w:r w:rsidDel="00000000" w:rsidR="00000000" w:rsidRPr="00000000">
        <w:commentReference w:id="174"/>
      </w:r>
      <w:r w:rsidDel="00000000" w:rsidR="00000000" w:rsidRPr="00000000">
        <w:rPr>
          <w:rtl w:val="0"/>
        </w:rPr>
        <w:t xml:space="preserve">— the parts add up to the whole." No required counting verification. Students can count squares on their own if they want to check — the grid is visible — but the system does not prompt or require it.</w:t>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37">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75"/>
      <w:commentRangeStart w:id="176"/>
      <w:r w:rsidDel="00000000" w:rsidR="00000000" w:rsidRPr="00000000">
        <w:rPr>
          <w:b w:val="1"/>
          <w:bCs w:val="1"/>
          <w:rtl w:val="0"/>
        </w:rPr>
        <w:t xml:space="preserve">Completing the rectangle check (after 3rd problem):</w:t>
      </w:r>
      <w:commentRangeEnd w:id="175"/>
      <w:r w:rsidDel="00000000" w:rsidR="00000000" w:rsidRPr="00000000">
        <w:commentReference w:id="175"/>
      </w:r>
      <w:commentRangeEnd w:id="176"/>
      <w:r w:rsidDel="00000000" w:rsidR="00000000" w:rsidRPr="00000000">
        <w:commentReference w:id="176"/>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39">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displays a new L-shape WITHOUT a decomposition line. Guide: "Before we break this apart, some students think they can just multiply the longest sides. Watch what happens."</w:t>
      </w:r>
    </w:p>
    <w:p w:rsidR="00000000" w:rsidDel="00000000" w:rsidP="00000000" w:rsidRDefault="00000000" w:rsidRPr="00000000" w14:paraId="0000083A">
      <w:pPr>
        <w:numPr>
          <w:ilvl w:val="1"/>
          <w:numId w:val="5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System briefly shows the bounding rectangle (dotted outline extending the L-shape into a full rectangle). "If we multiplied 6 by 5, we'd get 30. But are there 30 squares?" System highlights the "missing corner" — empty space. "No! Those squares aren't there. This shape is NOT a 6 by 5 rectangle. That's why we have to break it into parts."</w:t>
      </w:r>
    </w:p>
    <w:p w:rsidR="00000000" w:rsidDel="00000000" w:rsidP="00000000" w:rsidRDefault="00000000" w:rsidRPr="00000000" w14:paraId="0000083B">
      <w:pPr>
        <w:numPr>
          <w:ilvl w:val="1"/>
          <w:numId w:val="52"/>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System briefly shows the bounding rectangle (dotted outline extending the L-shape into a full rectangle). "If we multiplied 6 by 5, we'd get 30. But are there 30 squares?" System highlights the "missing corner" — empty space. "No! Those squares aren't there. The bounding rectangle is too big — it includes squares that don't belong to our shape. Just multiplying the longest sides doesn't work BY ITSELF. That's why we break the shape into parts."</w:t>
      </w:r>
    </w:p>
    <w:p w:rsidR="00000000" w:rsidDel="00000000" w:rsidP="00000000" w:rsidRDefault="00000000" w:rsidRPr="00000000" w14:paraId="0000083C">
      <w:pPr>
        <w:numPr>
          <w:ilvl w:val="1"/>
          <w:numId w:val="52"/>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One explicit misconception check — costs 30 seconds, prevents the most common error in composite figure work. Note: the "by itself" framing is deliberate foreshadowing. In M12 Late, students learn that the bounding rectangle IS useful if you subtract the missing piece. M11 establishes that the naive approach (multiply longest sides, stop) is wrong; M12 completes the idea (multiply longest sides, THEN subtract what's missing).</w:t>
      </w:r>
    </w:p>
    <w:p w:rsidR="00000000" w:rsidDel="00000000" w:rsidP="00000000" w:rsidRDefault="00000000" w:rsidRPr="00000000" w14:paraId="0000083D">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explicit misconception check — costs 30 seconds, prevents the most common error in composite figure work.</w:t>
      </w:r>
    </w:p>
    <w:p w:rsidR="00000000" w:rsidDel="00000000" w:rsidP="00000000" w:rsidRDefault="00000000" w:rsidRPr="00000000" w14:paraId="0000083E">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77"/>
      <w:r w:rsidDel="00000000" w:rsidR="00000000" w:rsidRPr="00000000">
        <w:rPr>
          <w:b w:val="1"/>
          <w:bCs w:val="1"/>
          <w:rtl w:val="0"/>
        </w:rPr>
        <w:t xml:space="preserve">Key beat — finding the cut point </w:t>
      </w:r>
      <w:commentRangeEnd w:id="177"/>
      <w:r w:rsidDel="00000000" w:rsidR="00000000" w:rsidRPr="00000000">
        <w:commentReference w:id="177"/>
      </w:r>
      <w:r w:rsidDel="00000000" w:rsidR="00000000" w:rsidRPr="00000000">
        <w:rPr>
          <w:b w:val="1"/>
          <w:bCs w:val="1"/>
          <w:rtl w:val="0"/>
        </w:rPr>
        <w:t xml:space="preserve">(after completing-rectangle check, before student decomposes):</w:t>
      </w:r>
      <w:r w:rsidDel="00000000" w:rsidR="00000000" w:rsidRPr="00000000">
        <w:rPr>
          <w:rtl w:val="0"/>
        </w:rPr>
      </w:r>
    </w:p>
    <w:p w:rsidR="00000000" w:rsidDel="00000000" w:rsidP="00000000" w:rsidRDefault="00000000" w:rsidRPr="00000000" w14:paraId="0000083F">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Display a new L-shape with full grid. Guide: "In a moment, YOU'RE going to draw the line that breaks a shape into rectangles. But how do you know WHERE to draw? Look at this shape carefully. Find a corner that goes INWARD — not one of the outside corners, but a corner that points INTO the shape."</w:t>
      </w:r>
    </w:p>
    <w:p w:rsidR="00000000" w:rsidDel="00000000" w:rsidP="00000000" w:rsidRDefault="00000000" w:rsidRPr="00000000" w14:paraId="00000840">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selects from highlighted corners (MC: 2–3 outside corners and 1–2 inside corners as options). System confirms correct selection: "That inside corner is where you can draw a straight line to make two rectangles. Every composite figure has inside corners — and those inside corners show you where your decomposition lines can go."</w:t>
      </w:r>
    </w:p>
    <w:p w:rsidR="00000000" w:rsidDel="00000000" w:rsidP="00000000" w:rsidRDefault="00000000" w:rsidRPr="00000000" w14:paraId="00000841">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display 2 more composite shapes (one L-shape rotated differently, one T-shape) with all corners highlighted. Student identifies the inside corner(s) on each. T-shape has 2 inside corners — guide: "This shape has TWO inside corners. That means you could draw a line from EITHER one."</w:t>
      </w:r>
    </w:p>
    <w:p w:rsidR="00000000" w:rsidDel="00000000" w:rsidP="00000000" w:rsidRDefault="00000000" w:rsidRPr="00000000" w14:paraId="00000842">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This is a RECOGNITION step before the PRODUCTION step of decomposition line drawing in Mid. Students learn a transferable heuristic: inside corners → valid cut points. Without this, students either guess randomly or copy the system demo without understanding the principle.</w:t>
      </w:r>
    </w:p>
    <w:p w:rsidR="00000000" w:rsidDel="00000000" w:rsidP="00000000" w:rsidRDefault="00000000" w:rsidRPr="00000000" w14:paraId="00000843">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Misconception prevention:</w:t>
      </w:r>
      <w:r w:rsidDel="00000000" w:rsidR="00000000" w:rsidRPr="00000000">
        <w:rPr>
          <w:rtl w:val="0"/>
        </w:rPr>
        <w:t xml:space="preserve"> "Inside corners" thinking also defends against the bounding-rectangle error — if students know to look for inside corners, they're attending to the shape's actual structure rather than its bounding box.</w:t>
      </w:r>
    </w:p>
    <w:p w:rsidR="00000000" w:rsidDel="00000000" w:rsidP="00000000" w:rsidRDefault="00000000" w:rsidRPr="00000000" w14:paraId="00000844">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Cost: ~2–3 minutes (3 shapes, corner identification only, no area calculation). This time is recovered in Mid because students arrive at line drawing with a strategy rather than trial-and-error.</w:t>
      </w:r>
    </w:p>
    <w:p w:rsidR="00000000" w:rsidDel="00000000" w:rsidP="00000000" w:rsidRDefault="00000000" w:rsidRPr="00000000" w14:paraId="00000845">
      <w:pPr>
        <w:ind w:left="0" w:firstLine="0"/>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i w:val="1"/>
          <w:iCs w:val="1"/>
          <w:rtl w:val="0"/>
        </w:rPr>
        <w:t xml:space="preserve">Mid activities (Student draws decomposition lines):</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and simple rectilinear, full grid, 2–3 components)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4B">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displays a composite figure with NO decomposition line. "Where would you draw a line to break this into rectangles?"</w:t>
      </w:r>
    </w:p>
    <w:p w:rsidR="00000000" w:rsidDel="00000000" w:rsidP="00000000" w:rsidRDefault="00000000" w:rsidRPr="00000000" w14:paraId="0000084C">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interaction: </w:t>
      </w:r>
      <w:r w:rsidDel="00000000" w:rsidR="00000000" w:rsidRPr="00000000">
        <w:rPr>
          <w:b w:val="1"/>
          <w:bCs w:val="1"/>
          <w:rtl w:val="0"/>
        </w:rPr>
        <w:t xml:space="preserve">Draw Decomposition Line</w:t>
      </w:r>
      <w:r w:rsidDel="00000000" w:rsidR="00000000" w:rsidRPr="00000000">
        <w:rPr>
          <w:rtl w:val="0"/>
        </w:rPr>
        <w:t xml:space="preserve"> — student places a straight line across the figure from one edge to the opposite edge. System validates: does the line create a valid horizontal or vertical cut that produces complete rectangles? If valid, system color-codes the resulting rectangles. If invalid (diagonal, same-edge, non-edge), system provides feedback explaining why.</w:t>
      </w:r>
    </w:p>
    <w:p w:rsidR="00000000" w:rsidDel="00000000" w:rsidP="00000000" w:rsidRDefault="00000000" w:rsidRPr="00000000" w14:paraId="0000084D">
      <w:pPr>
        <w:numPr>
          <w:ilvl w:val="2"/>
          <w:numId w:val="5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Engineering/UX: interaction pattern needs usability testing.</w:t>
      </w:r>
      <w:r w:rsidDel="00000000" w:rsidR="00000000" w:rsidRPr="00000000">
        <w:rPr>
          <w:rFonts w:ascii="Arial Unicode MS" w:cs="Arial Unicode MS" w:eastAsia="Arial Unicode MS" w:hAnsi="Arial Unicode MS"/>
          <w:rtl w:val="0"/>
        </w:rPr>
        <w:t xml:space="preserve"> Requirements are fixed: straight lines only, edge-to-edge, system-validated, low motor demand (8-9 year olds on touchpads/mice). The specific interaction method is a UX decision — options include two-tap (tap two edge points), snap-to-cut (tap one inside corner, system extends line), or constrained drag. See Composite Figures spec → "Draw Decomposition Line" for the requirements/options comparison table. Recommend usability testing before committing.</w:t>
      </w:r>
    </w:p>
    <w:p w:rsidR="00000000" w:rsidDel="00000000" w:rsidP="00000000" w:rsidRDefault="00000000" w:rsidRPr="00000000" w14:paraId="0000084E">
      <w:pPr>
        <w:numPr>
          <w:ilvl w:val="1"/>
          <w:numId w:val="52"/>
        </w:numPr>
        <w:ind w:left="1440" w:hanging="360"/>
        <w:rPr>
          <w:u w:val="no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50">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multiple valid decompositions (after 2nd problem):</w:t>
      </w: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52">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student solves a figure one way, guide: "Great! You found the total area is 26 square units. But is that the ONLY way to break it apart?"</w:t>
      </w:r>
    </w:p>
    <w:p w:rsidR="00000000" w:rsidDel="00000000" w:rsidP="00000000" w:rsidRDefault="00000000" w:rsidRPr="00000000" w14:paraId="00000853">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shows an alternative decomposition of the SAME figure (different cut direction). Different rectangles, highlighted in different colors.</w:t>
      </w:r>
    </w:p>
    <w:p w:rsidR="00000000" w:rsidDel="00000000" w:rsidP="00000000" w:rsidRDefault="00000000" w:rsidRPr="00000000" w14:paraId="00000854">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calculates the areas of the new rectangles, adds. Same total: 26.</w:t>
      </w:r>
    </w:p>
    <w:p w:rsidR="00000000" w:rsidDel="00000000" w:rsidP="00000000" w:rsidRDefault="00000000" w:rsidRPr="00000000" w14:paraId="00000855">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rectangles, same total area! That's because the squares are the same — you just grouped them differently. There's no single 'right' way to decompose a figure."</w:t>
      </w:r>
    </w:p>
    <w:p w:rsidR="00000000" w:rsidDel="00000000" w:rsidP="00000000" w:rsidRDefault="00000000" w:rsidRPr="00000000" w14:paraId="00000856">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problem where student tries a SECOND decomposition of a figure they already solved and calculates both ways (confirms the additive property with their own hands). Plus 1 problem where the guide simply mentions "there's another way to cut this — can you see it?" without requiring the student to solve both (plants the flexibility idea without the full workload). This is the right dose — the mathematical insight lands without overloading M11's already-substantial cognitive demand.</w:t>
      </w:r>
    </w:p>
    <w:p w:rsidR="00000000" w:rsidDel="00000000" w:rsidP="00000000" w:rsidRDefault="00000000" w:rsidRPr="00000000" w14:paraId="00000857">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visual:</w:t>
      </w:r>
      <w:r w:rsidDel="00000000" w:rsidR="00000000" w:rsidRPr="00000000">
        <w:rPr>
          <w:rtl w:val="0"/>
        </w:rPr>
        <w:t xml:space="preserve"> If feasible, show both decompositions overlaid (different color schemes) or side by side. See Composite Figures spec: "Show Multiple Decompositions."</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59">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Equation Builder display for multi-decomposition:</w:t>
      </w:r>
      <w:r w:rsidDel="00000000" w:rsidR="00000000" w:rsidRPr="00000000">
        <w:rPr>
          <w:rtl w:val="0"/>
        </w:rPr>
        <w:t xml:space="preserve"> Show both expressions:</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5B">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Method 1: (4 × 3) + (5 × 2) = 12 + 10 = 22</w:t>
      </w:r>
    </w:p>
    <w:p w:rsidR="00000000" w:rsidDel="00000000" w:rsidP="00000000" w:rsidRDefault="00000000" w:rsidRPr="00000000" w14:paraId="0000085C">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Method 2: (4 × 5) + (2 × 2) = 20 + 2 = 22 ← (hypothetical; actual values depend on figure)</w:t>
      </w:r>
    </w:p>
    <w:p w:rsidR="00000000" w:rsidDel="00000000" w:rsidP="00000000" w:rsidRDefault="00000000" w:rsidRPr="00000000" w14:paraId="0000085D">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equal 22. The expressions are different, the answer is the same. This is the additive property in action.</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i w:val="1"/>
          <w:iCs w:val="1"/>
          <w:rtl w:val="0"/>
        </w:rPr>
        <w:t xml:space="preserve">Late activities (Independent decompose-calculate-add):</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T-shapes, U-shapes, full grid, 2–3 components) + </w:t>
      </w:r>
      <w:r w:rsidDel="00000000" w:rsidR="00000000" w:rsidRPr="00000000">
        <w:rPr>
          <w:b w:val="1"/>
          <w:bCs w:val="1"/>
          <w:rtl w:val="0"/>
        </w:rPr>
        <w:t xml:space="preserve">Equation Builder</w:t>
      </w:r>
      <w:r w:rsidDel="00000000" w:rsidR="00000000" w:rsidRPr="00000000">
        <w:rPr>
          <w:rtl w:val="0"/>
        </w:rPr>
        <w:t xml:space="preserve"> (available but not pre-loaded)</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63">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independence: student sees figure, draws decomposition line(s), calculates each area, adds.</w:t>
      </w:r>
    </w:p>
    <w:p w:rsidR="00000000" w:rsidDel="00000000" w:rsidP="00000000" w:rsidRDefault="00000000" w:rsidRPr="00000000" w14:paraId="00000864">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system-placed lines. No highlighting until student decomposes.</w:t>
      </w:r>
    </w:p>
    <w:p w:rsidR="00000000" w:rsidDel="00000000" w:rsidP="00000000" w:rsidRDefault="00000000" w:rsidRPr="00000000" w14:paraId="00000865">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Figure variety increases:</w:t>
      </w:r>
      <w:r w:rsidDel="00000000" w:rsidR="00000000" w:rsidRPr="00000000">
        <w:rPr>
          <w:rtl w:val="0"/>
        </w:rPr>
        <w:t xml:space="preserve"> L-shapes are joined by T-shapes and U-shapes (still 2–3 component rectangles). Students apply the same decompose-calculate-add strategy to new configurations. Limit 3-component figures (T-shapes, U-shapes) to 1–2 problems — enough to show the principle extends, not enough to require dedicated practice (M13–M14 handle that).</w:t>
      </w:r>
    </w:p>
    <w:p w:rsidR="00000000" w:rsidDel="00000000" w:rsidP="00000000" w:rsidRDefault="00000000" w:rsidRPr="00000000" w14:paraId="00000866">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total. Assess whether student can: (1) identify a valid decomposition, (2) calculate component areas, (3) add correctly.</w:t>
      </w:r>
    </w:p>
    <w:p w:rsidR="00000000" w:rsidDel="00000000" w:rsidP="00000000" w:rsidRDefault="00000000" w:rsidRPr="00000000" w14:paraId="00000867">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may have 3 components (e.g., T-shape = 3 rectangles). Guide: "This shape breaks into THREE rectangles. Find each area, then add all three." The additive principle extends naturally — same workflow, one more term in the expression.</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69">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choosing efficient decompositions:</w:t>
      </w: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6B">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student decomposes a figure, guide can note: "You broke it into 3 rectangles. Could you have done it with just 2?" (if applicable). This is a light-touch efficiency observation, not a correction — both decompositions are valid. The point is that some cuts create fewer/simpler pieces.</w:t>
      </w:r>
    </w:p>
    <w:p w:rsidR="00000000" w:rsidDel="00000000" w:rsidP="00000000" w:rsidRDefault="00000000" w:rsidRPr="00000000" w14:paraId="0000086C">
      <w:pPr>
        <w:numPr>
          <w:ilvl w:val="1"/>
          <w:numId w:val="5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problem only. Don't over-emphasize optimization — valid decomposition is the priority.</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6E">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valid but awkward decompositions:</w:t>
      </w:r>
      <w:r w:rsidDel="00000000" w:rsidR="00000000" w:rsidRPr="00000000">
        <w:rPr>
          <w:rtl w:val="0"/>
        </w:rPr>
        <w:t xml:space="preserve"> Students may draw decomposition lines that create technically valid but inefficient rectangles (e.g., a 1×7 strip + a 5×4 block when a 3×7 + 2×4 cut would be cleaner). The guide must ALWAYS validate first: "That works! You got the right total." Only AFTER validation may the guide optionally note efficiency: "Nice. Could you find a way to do it with bigger rectangles?" Never invalidate a correct decomposition. The student who produces 1×7 + 5×4 = 27 has demonstrated the decompose-calculate-add workflow correctly — that's the M11 learning goal. Efficiency is a bonus observation, not an assessment target.</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74">
      <w:pPr>
        <w:numPr>
          <w:ilvl w:val="1"/>
          <w:numId w:val="7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Guided decomposition → calculate:</w:t>
      </w:r>
      <w:r w:rsidDel="00000000" w:rsidR="00000000" w:rsidRPr="00000000">
        <w:rPr>
          <w:rtl w:val="0"/>
        </w:rPr>
        <w:t xml:space="preserve"> L-shape with system-placed decomposition line. Two rectangles color-coded, dimensions labeled. "What is the total area?" Student calculates each area (MC), then adds (MC). (Tests: can student calculate areas and add, given the decomposition)</w:t>
      </w:r>
    </w:p>
    <w:p w:rsidR="00000000" w:rsidDel="00000000" w:rsidP="00000000" w:rsidRDefault="00000000" w:rsidRPr="00000000" w14:paraId="00000875">
      <w:pPr>
        <w:numPr>
          <w:ilvl w:val="1"/>
          <w:numId w:val="7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Student decomposition → calculate:</w:t>
      </w:r>
      <w:r w:rsidDel="00000000" w:rsidR="00000000" w:rsidRPr="00000000">
        <w:rPr>
          <w:rtl w:val="0"/>
        </w:rPr>
        <w:t xml:space="preserve"> L-shape with NO decomposition line. "Break this figure into rectangles and find the total area." Student draws decomposition line, then calculates. (Tests: can student identify a valid decomposition AND complete the calculation)</w:t>
      </w:r>
    </w:p>
    <w:p w:rsidR="00000000" w:rsidDel="00000000" w:rsidP="00000000" w:rsidRDefault="00000000" w:rsidRPr="00000000" w14:paraId="00000876">
      <w:pPr>
        <w:numPr>
          <w:ilvl w:val="1"/>
          <w:numId w:val="7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Misconception check:</w:t>
      </w:r>
      <w:r w:rsidDel="00000000" w:rsidR="00000000" w:rsidRPr="00000000">
        <w:rPr>
          <w:rtl w:val="0"/>
        </w:rPr>
        <w:t xml:space="preserve"> Display a figure with answer options that include the "completing the rectangle" error. E.g., L-shape with bounding box of 6 × 8. Correct area is 38. MC options include 48 (6 × 8 bounding rectangle), 38 (correct), 28 (partial calculation), 34 (addition error). (Tests: does student avoid the bounding-rectangle trap)</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78">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ratio:</w:t>
      </w:r>
      <w:r w:rsidDel="00000000" w:rsidR="00000000" w:rsidRPr="00000000">
        <w:rPr>
          <w:rFonts w:ascii="Arial Unicode MS" w:cs="Arial Unicode MS" w:eastAsia="Arial Unicode MS" w:hAnsi="Arial Unicode MS"/>
          <w:rtl w:val="0"/>
        </w:rPr>
        <w:t xml:space="preserve"> 1 guided : 1 independent : 1 misconception-targeted. Rationale: this module introduces a multi-step process (decompose → calculate → add) AND a new representation (composite figures). Both the process and the concept need separate assessment.</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figure types: L-shapes, T-shapes, U-shapes</w:t>
      </w:r>
    </w:p>
    <w:p w:rsidR="00000000" w:rsidDel="00000000" w:rsidP="00000000" w:rsidRDefault="00000000" w:rsidRPr="00000000" w14:paraId="0000087D">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gridded (full grid throughout M11)</w:t>
      </w:r>
    </w:p>
    <w:p w:rsidR="00000000" w:rsidDel="00000000" w:rsidP="00000000" w:rsidRDefault="00000000" w:rsidRPr="00000000" w14:paraId="0000087E">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draws decomposition lines (student-placed) for all problems</w:t>
      </w:r>
    </w:p>
    <w:p w:rsidR="00000000" w:rsidDel="00000000" w:rsidP="00000000" w:rsidRDefault="00000000" w:rsidRPr="00000000" w14:paraId="0000087F">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ask: "Show TWO different ways to break this figure into rectangles. Do you get the same total?" (reinforces multiple valid decompositions)</w:t>
      </w:r>
    </w:p>
    <w:p w:rsidR="00000000" w:rsidDel="00000000" w:rsidP="00000000" w:rsidRDefault="00000000" w:rsidRPr="00000000" w14:paraId="00000880">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Equation Builder available for all problems; guide can remind students to write the expression with parentheses</w:t>
      </w:r>
    </w:p>
    <w:p w:rsidR="00000000" w:rsidDel="00000000" w:rsidP="00000000" w:rsidRDefault="00000000" w:rsidRPr="00000000" w14:paraId="00000881">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validate before optimizing:</w:t>
      </w:r>
      <w:r w:rsidDel="00000000" w:rsidR="00000000" w:rsidRPr="00000000">
        <w:rPr>
          <w:rtl w:val="0"/>
        </w:rPr>
        <w:t xml:space="preserve"> When a student produces a valid but awkward decomposition (e.g., 1×7 strip instead of a cleaner cut), the guide must ALWAYS validate first ("That works! You got the right total area."). Only after validation may the guide optionally suggest efficiency ("Nice work. Some mathematicians look for cuts that make bigger rectangles — can you see another way?"). A correct decomposition is NEVER wrong, even if inefficient. This applies throughout Practice and should be the default guide posture for all student-drawn decomposition lines.</w:t>
      </w:r>
    </w:p>
    <w:p w:rsidR="00000000" w:rsidDel="00000000" w:rsidP="00000000" w:rsidRDefault="00000000" w:rsidRPr="00000000" w14:paraId="00000882">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completing the rectangle (multiply bounding box dimensions); overlapping decomposition (counting squares twice); forgetting to add (reporting one rectangle's area as the total); dimension misread (using wrong side lengths after decomposition)</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decompose-calculate-add strategy:</w:t>
      </w:r>
    </w:p>
    <w:p w:rsidR="00000000" w:rsidDel="00000000" w:rsidP="00000000" w:rsidRDefault="00000000" w:rsidRPr="00000000" w14:paraId="00000887">
      <w:pPr>
        <w:numPr>
          <w:ilvl w:val="1"/>
          <w:numId w:val="8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see a shape that isn't a rectangle, look for a way to break it into rectangles."</w:t>
      </w:r>
    </w:p>
    <w:p w:rsidR="00000000" w:rsidDel="00000000" w:rsidP="00000000" w:rsidRDefault="00000000" w:rsidRPr="00000000" w14:paraId="00000888">
      <w:pPr>
        <w:numPr>
          <w:ilvl w:val="1"/>
          <w:numId w:val="8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each rectangle's area — you already know how to do that."</w:t>
      </w:r>
    </w:p>
    <w:p w:rsidR="00000000" w:rsidDel="00000000" w:rsidP="00000000" w:rsidRDefault="00000000" w:rsidRPr="00000000" w14:paraId="00000889">
      <w:pPr>
        <w:numPr>
          <w:ilvl w:val="1"/>
          <w:numId w:val="8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the areas together. That's the total area."</w:t>
      </w:r>
    </w:p>
    <w:p w:rsidR="00000000" w:rsidDel="00000000" w:rsidP="00000000" w:rsidRDefault="00000000" w:rsidRPr="00000000" w14:paraId="0000088A">
      <w:pPr>
        <w:numPr>
          <w:ilvl w:val="1"/>
          <w:numId w:val="8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"And here's the amazing part — it doesn't matter WHERE you draw the line. Different ways of breaking the shape give you different rectangles, but always the same total. Area is additive."</w:t>
      </w:r>
    </w:p>
    <w:p w:rsidR="00000000" w:rsidDel="00000000" w:rsidP="00000000" w:rsidRDefault="00000000" w:rsidRPr="00000000" w14:paraId="0000088B">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composite figure (new — "a shape made of multiple parts"), decompose (new — "break into parts"). Rectilinear introduced as receptive vocabulary — guide uses it naturally ("these are called rectilinear figures — all straight edges, all right angles") but students aren't expected to produce it.</w:t>
      </w:r>
    </w:p>
    <w:p w:rsidR="00000000" w:rsidDel="00000000" w:rsidP="00000000" w:rsidRDefault="00000000" w:rsidRPr="00000000" w14:paraId="0000088C">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Parentheses: "Remember the parentheses? (4 × 3) + (5 × 2). They show each rectangle's area before we add. You'll keep using this notation."</w:t>
      </w:r>
    </w:p>
    <w:p w:rsidR="00000000" w:rsidDel="00000000" w:rsidP="00000000" w:rsidRDefault="00000000" w:rsidRPr="00000000" w14:paraId="0000088D">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M12: "Today you had grids to help you see every square. What if the grid disappeared and you only had the side lengths? Could you still find the area of a composite figure?" — brief display of an ungridded composite figure with dimension labels. Don't solve. Leave as teaser.</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gjvrdosgdmvz" w:id="120"/>
      <w:bookmarkEnd w:id="120"/>
      <w:r w:rsidDel="00000000" w:rsidR="00000000" w:rsidRPr="00000000">
        <w:rPr>
          <w:rtl w:val="0"/>
        </w:rPr>
        <w:t xml:space="preserve">Scaffolding Progression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b w:val="1"/>
                <w:bCs w:val="1"/>
              </w:rPr>
            </w:pPr>
            <w:r w:rsidDel="00000000" w:rsidR="00000000" w:rsidRPr="00000000">
              <w:rPr>
                <w:b w:val="1"/>
                <w:bCs w:val="1"/>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b w:val="1"/>
                <w:bCs w:val="1"/>
              </w:rPr>
            </w:pPr>
            <w:r w:rsidDel="00000000" w:rsidR="00000000" w:rsidRPr="00000000">
              <w:rPr>
                <w:b w:val="1"/>
                <w:bCs w:val="1"/>
                <w:rtl w:val="0"/>
              </w:rPr>
              <w:t xml:space="preserve">Grid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b w:val="1"/>
                <w:bCs w:val="1"/>
              </w:rPr>
            </w:pPr>
            <w:r w:rsidDel="00000000" w:rsidR="00000000" w:rsidRPr="00000000">
              <w:rPr>
                <w:b w:val="1"/>
                <w:bCs w:val="1"/>
                <w:rtl w:val="0"/>
              </w:rPr>
              <w:t xml:space="preserve">Figure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b w:val="1"/>
                <w:bCs w:val="1"/>
              </w:rPr>
            </w:pPr>
            <w:r w:rsidDel="00000000" w:rsidR="00000000" w:rsidRPr="00000000">
              <w:rPr>
                <w:b w:val="1"/>
                <w:bCs w:val="1"/>
                <w:rtl w:val="0"/>
              </w:rPr>
              <w:t xml:space="preserve">Equation Builder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rtl w:val="0"/>
              </w:rPr>
              <w:t xml:space="preserve">System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L-shape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Display (show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System-placed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L-shapes, simple rectilinear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Active (parenthesized 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Student-drawn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L-shapes, simple rectilinear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Student-drawn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L-shapes, T-shapes, U-shapes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Available (not pre-loaded)</w:t>
            </w:r>
          </w:p>
        </w:tc>
      </w:tr>
    </w:tbl>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b w:val="1"/>
          <w:bCs w:val="1"/>
          <w:rtl w:val="0"/>
        </w:rPr>
        <w:t xml:space="preserve">Scaffolding strategy:</w:t>
      </w:r>
      <w:r w:rsidDel="00000000" w:rsidR="00000000" w:rsidRPr="00000000">
        <w:rPr>
          <w:rFonts w:ascii="Arial Unicode MS" w:cs="Arial Unicode MS" w:eastAsia="Arial Unicode MS" w:hAnsi="Arial Unicode MS"/>
          <w:rtl w:val="0"/>
        </w:rPr>
        <w:t xml:space="preserve"> The grid is constant (full grid throughout). What changes is WHO places the decomposition line (system → student) and the VARIETY of figure types (L-shape only → multiple configurations). This separates the two new skills: seeing the decomposition (Mid) vs. handling new figure types (Late). Students learn the workflow with the simplest configuration first, then generalize.</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rPr/>
      </w:pPr>
      <w:bookmarkStart w:colFirst="0" w:colLast="0" w:name="_8jgtc1mhyyy4" w:id="121"/>
      <w:bookmarkEnd w:id="121"/>
      <w:r w:rsidDel="00000000" w:rsidR="00000000" w:rsidRPr="00000000">
        <w:rPr>
          <w:rtl w:val="0"/>
        </w:rPr>
        <w:t xml:space="preserve">Tool Requirements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L-shape, full grid, system-placed 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Display (student calculates)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Early: student focuses on calculate-and-add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L-shape / rectilinear, full grid, NO decomposition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rPr>
                <w:b w:val="1"/>
                <w:bCs w:val="1"/>
              </w:rPr>
            </w:pPr>
            <w:r w:rsidDel="00000000" w:rsidR="00000000" w:rsidRPr="00000000">
              <w:rPr>
                <w:b w:val="1"/>
                <w:bCs w:val="1"/>
                <w:rtl w:val="0"/>
              </w:rPr>
              <w:t xml:space="preserve">Draw Decomposition Line</w:t>
            </w:r>
            <w:r w:rsidDel="00000000" w:rsidR="00000000" w:rsidRPr="00000000">
              <w:rPr>
                <w:rtl w:val="0"/>
              </w:rPr>
              <w:t xml:space="preserve"> (student-placed, system validates — interaction pattern per 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Mid/Late: student chooses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Various types (L/T/U), full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b w:val="1"/>
                <w:bCs w:val="1"/>
                <w:rtl w:val="0"/>
              </w:rPr>
              <w:t xml:space="preserve">Draw Decomposition Line</w:t>
            </w:r>
            <w:r w:rsidDel="00000000" w:rsidR="00000000" w:rsidRPr="00000000">
              <w:rPr>
                <w:rtl w:val="0"/>
              </w:rPr>
              <w:t xml:space="preserve"> (student-placed) + color-coded highlighting</w:t>
            </w:r>
          </w:p>
          <w:p w:rsidR="00000000" w:rsidDel="00000000" w:rsidP="00000000" w:rsidRDefault="00000000" w:rsidRPr="00000000" w14:paraId="000008C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Late: figure variety increases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System-placed color-coding per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Display — each rectangle highlighted in distinct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ALL phases after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Multiple decomposition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Display — show 2 decompositions of same figure with different color schemes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Mid: "Is there another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Dimension labels on each component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Display — after decomposition, show dimensions per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ALL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Bounding rectangle ghost (dotted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System demo — briefly shows what the full rectangle WOULD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Early: misconception prevention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Parenthesized addition: (a × b) + (c × d) = 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Click-select products, then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ALL phases</w:t>
            </w:r>
          </w:p>
        </w:tc>
      </w:tr>
    </w:tbl>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b w:val="1"/>
          <w:bCs w:val="1"/>
          <w:rtl w:val="0"/>
        </w:rPr>
        <w:t xml:space="preserve">Critical capability — Continuous grid across entire figure:</w:t>
      </w:r>
      <w:r w:rsidDel="00000000" w:rsidR="00000000" w:rsidRPr="00000000">
        <w:rPr>
          <w:rtl w:val="0"/>
        </w:rPr>
        <w:t xml:space="preserve"> The grid must span the whole composite figure as one continuous set of unit squares. NOT separate grids per rectangle. This is a display constraint, not optional. If the grid is discontinuous, students may perceive the rectangles as separate shapes rather than parts of one shape. This undermines the core concept. See Composite Figures spec: "Grid must extend across ENTIRE composite figure as continuous unit squares."</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Critical capability — Decomposition line validation:</w:t>
      </w:r>
      <w:r w:rsidDel="00000000" w:rsidR="00000000" w:rsidRPr="00000000">
        <w:rPr>
          <w:rtl w:val="0"/>
        </w:rPr>
        <w:t xml:space="preserve"> Student places a line across the figure; system validates that it creates complete rectangles (horizontal or vertical only, edge-to-edge). Invalid attempts get specific feedback (diagonal, same-edge, non-edge). Valid lines trigger color-coding of resulting rectangles and dimension labeling. </w:t>
      </w:r>
      <w:r w:rsidDel="00000000" w:rsidR="00000000" w:rsidRPr="00000000">
        <w:rPr>
          <w:b w:val="1"/>
          <w:bCs w:val="1"/>
          <w:rtl w:val="0"/>
        </w:rPr>
        <w:t xml:space="preserve">Requirements: straight, edge-to-edge, validated, low motor demand. Interaction pattern (two-tap, snap-to-cut, or drag) is a UX decision — usability test recommended.</w:t>
      </w:r>
      <w:r w:rsidDel="00000000" w:rsidR="00000000" w:rsidRPr="00000000">
        <w:rPr>
          <w:rtl w:val="0"/>
        </w:rPr>
        <w:t xml:space="preserve"> Points snap to grid intersections on figure edges. See Composite Figures spec: "Draw Decomposition Line" for requirements and interaction options.</w:t>
      </w: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rtl w:val="0"/>
        </w:rPr>
        <w:t xml:space="preserve">Critical capability — Color-coding per rectangle:</w:t>
      </w:r>
      <w:r w:rsidDel="00000000" w:rsidR="00000000" w:rsidRPr="00000000">
        <w:rPr>
          <w:rtl w:val="0"/>
        </w:rPr>
        <w:t xml:space="preserve"> After decomposition (system-placed or student-drawn), each resulting rectangle highlights in a distinct color. This color persists through calculation — when the guide says "find the area of the blue rectangle," the student knows which one. Maximum 3 colors for M11 (2–3 component figures). See Composite Figures spec: "Color coding — max 5 distinct colors."</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b w:val="1"/>
          <w:bCs w:val="1"/>
          <w:rtl w:val="0"/>
        </w:rPr>
        <w:t xml:space="preserve">Critical capability — Multiple decomposition display:</w:t>
      </w:r>
      <w:r w:rsidDel="00000000" w:rsidR="00000000" w:rsidRPr="00000000">
        <w:rPr>
          <w:rtl w:val="0"/>
        </w:rPr>
        <w:t xml:space="preserve"> For the "is there another way?" beat in Mid, the system must show 2 different valid decompositions of the same figure, either overlaid with different color schemes or side by side. See Composite Figures spec: "Show Multiple Decompositions."</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rPr/>
      </w:pPr>
      <w:r w:rsidDel="00000000" w:rsidR="00000000" w:rsidRPr="00000000">
        <w:rPr>
          <w:b w:val="1"/>
          <w:bCs w:val="1"/>
          <w:rtl w:val="0"/>
        </w:rPr>
        <w:t xml:space="preserve">Equation Builder integration:</w:t>
      </w:r>
      <w:r w:rsidDel="00000000" w:rsidR="00000000" w:rsidRPr="00000000">
        <w:rPr>
          <w:rtl w:val="0"/>
        </w:rPr>
        <w:t xml:space="preserve"> The Equation Builder shows the complete expression with parentheses: (a × b) + (c × d) = product₁ + product₂ = total.</w:t>
      </w:r>
      <w:commentRangeStart w:id="178"/>
      <w:r w:rsidDel="00000000" w:rsidR="00000000" w:rsidRPr="00000000">
        <w:rPr>
          <w:rtl w:val="0"/>
        </w:rPr>
        <w:t xml:space="preserve"> </w:t>
      </w:r>
      <w:r w:rsidDel="00000000" w:rsidR="00000000" w:rsidRPr="00000000">
        <w:rPr>
          <w:b w:val="1"/>
          <w:bCs w:val="1"/>
          <w:rtl w:val="0"/>
        </w:rPr>
        <w:t xml:space="preserve">Each parenthesized term must match the color of its corresponding rectangle in the figure.</w:t>
      </w:r>
      <w:r w:rsidDel="00000000" w:rsidR="00000000" w:rsidRPr="00000000">
        <w:rPr>
          <w:rtl w:val="0"/>
        </w:rPr>
        <w:t xml:space="preserve"> I</w:t>
      </w:r>
      <w:commentRangeEnd w:id="178"/>
      <w:r w:rsidDel="00000000" w:rsidR="00000000" w:rsidRPr="00000000">
        <w:commentReference w:id="178"/>
      </w:r>
      <w:r w:rsidDel="00000000" w:rsidR="00000000" w:rsidRPr="00000000">
        <w:rPr>
          <w:rtl w:val="0"/>
        </w:rPr>
        <w:t xml:space="preserve">f the blue rectangle is 4×3 and the pink rectangle is 5×2, the Equation Builder displays </w:t>
      </w:r>
      <w:r w:rsidDel="00000000" w:rsidR="00000000" w:rsidRPr="00000000">
        <w:rPr>
          <w:color w:val="0000ff"/>
          <w:rtl w:val="0"/>
        </w:rPr>
        <w:t xml:space="preserve">(4 × 3)</w:t>
      </w:r>
      <w:r w:rsidDel="00000000" w:rsidR="00000000" w:rsidRPr="00000000">
        <w:rPr>
          <w:rtl w:val="0"/>
        </w:rPr>
        <w:t xml:space="preserve"> +</w:t>
      </w:r>
      <w:r w:rsidDel="00000000" w:rsidR="00000000" w:rsidRPr="00000000">
        <w:rPr>
          <w:color w:val="c27ba0"/>
          <w:rtl w:val="0"/>
        </w:rPr>
        <w:t xml:space="preserve"> (5 × 2) </w:t>
      </w:r>
      <w:r w:rsidDel="00000000" w:rsidR="00000000" w:rsidRPr="00000000">
        <w:rPr>
          <w:rtl w:val="0"/>
        </w:rPr>
        <w:t xml:space="preserve">= 12 + 10 = 22 — with blue text/highlight on the first term and pink on the second. This color correspondence turns parentheses from abstract notation into transparent labels: "that's the blue rectangle's area and that's the pink rectangle's area." Small engineering ask, high pedagogical payoff. See Composite Figures spec: "Each decomposed rectangle connects to a term in addition expression."</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rtl w:val="0"/>
        </w:rPr>
        <w:t xml:space="preserve">No Multiplication Tables.</w:t>
      </w:r>
      <w:r w:rsidDel="00000000" w:rsidR="00000000" w:rsidRPr="00000000">
        <w:rPr>
          <w:rtl w:val="0"/>
        </w:rPr>
        <w:t xml:space="preserve"> No Grid Rectangles (replaced by Composite Figures). No connection to M10's table representation — composite figures are a separate concept track.</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rPr/>
      </w:pPr>
      <w:bookmarkStart w:colFirst="0" w:colLast="0" w:name="_v93ffc5h0qfo" w:id="122"/>
      <w:bookmarkEnd w:id="122"/>
      <w:r w:rsidDel="00000000" w:rsidR="00000000" w:rsidRPr="00000000">
        <w:rPr>
          <w:rtl w:val="0"/>
        </w:rPr>
        <w:t xml:space="preserve">Data Constraints</w:t>
      </w:r>
    </w:p>
    <w:p w:rsidR="00000000" w:rsidDel="00000000" w:rsidP="00000000" w:rsidRDefault="00000000" w:rsidRPr="00000000" w14:paraId="000008E8">
      <w:pPr>
        <w:rPr/>
      </w:pPr>
      <w:r w:rsidDel="00000000" w:rsidR="00000000" w:rsidRPr="00000000">
        <w:rPr>
          <w:b w:val="1"/>
          <w:bCs w:val="1"/>
          <w:rtl w:val="0"/>
        </w:rPr>
        <w:t xml:space="preserve">Figure dimensions:</w:t>
      </w:r>
      <w:r w:rsidDel="00000000" w:rsidR="00000000" w:rsidRPr="00000000">
        <w:rPr>
          <w:rFonts w:ascii="Arial Unicode MS" w:cs="Arial Unicode MS" w:eastAsia="Arial Unicode MS" w:hAnsi="Arial Unicode MS"/>
          <w:rtl w:val="0"/>
        </w:rPr>
        <w:t xml:space="preserve"> All side lengths 1–10; component rectangle areas ≤ 50; total area ≤ 40 for Early/Mid (counting verification expected), ≤ 50 for Late (students trust multiplication, no counting verification).</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rPr/>
      </w:pPr>
      <w:r w:rsidDel="00000000" w:rsidR="00000000" w:rsidRPr="00000000">
        <w:rPr>
          <w:b w:val="1"/>
          <w:bCs w:val="1"/>
          <w:rtl w:val="0"/>
        </w:rPr>
        <w:t xml:space="preserve">Early figures (system-decomposed):</w:t>
      </w:r>
      <w:r w:rsidDel="00000000" w:rsidR="00000000" w:rsidRPr="00000000">
        <w:rPr>
          <w:rtl w:val="0"/>
        </w:rPr>
        <w:t xml:space="preserve"> 2-component L-shapes with clean dimensions.</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C">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L-shape decomposing to 4×3 + 5×2 = 22; or 3×6 + 2×4 = 26</w:t>
      </w:r>
    </w:p>
    <w:p w:rsidR="00000000" w:rsidDel="00000000" w:rsidP="00000000" w:rsidRDefault="00000000" w:rsidRPr="00000000" w14:paraId="000008ED">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Component areas should be different (avoid two identical rectangles — that's a special case, not a general introduction)</w:t>
      </w:r>
    </w:p>
    <w:p w:rsidR="00000000" w:rsidDel="00000000" w:rsidP="00000000" w:rsidRDefault="00000000" w:rsidRPr="00000000" w14:paraId="000008EE">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area should be easily verifiable by counting the grid (keeps verification manageable)</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Mid figures (student-decomposed):</w:t>
      </w:r>
      <w:r w:rsidDel="00000000" w:rsidR="00000000" w:rsidRPr="00000000">
        <w:rPr>
          <w:rtl w:val="0"/>
        </w:rPr>
        <w:t xml:space="preserve"> 2–3 component L-shapes and simple rectilinear, with at least 2 valid decomposition paths.</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2">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L-shape that can be cut horizontally OR vertically, producing different rectangle pairs with the same total</w:t>
      </w:r>
    </w:p>
    <w:p w:rsidR="00000000" w:rsidDel="00000000" w:rsidP="00000000" w:rsidRDefault="00000000" w:rsidRPr="00000000" w14:paraId="000008F3">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"multiple decompositions" beat: choose figures where BOTH decompositions produce friendly multiplication (avoid a decomposition that creates 1×9 — technically valid but not interesting)</w:t>
      </w:r>
    </w:p>
    <w:p w:rsidR="00000000" w:rsidDel="00000000" w:rsidP="00000000" w:rsidRDefault="00000000" w:rsidRPr="00000000" w14:paraId="000008F4">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3-component figures: T-shapes or U-shapes where one cut creates 2 pieces and a second cut creates 3</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b w:val="1"/>
          <w:bCs w:val="1"/>
          <w:rtl w:val="0"/>
        </w:rPr>
        <w:t xml:space="preserve">Late figures:</w:t>
      </w:r>
      <w:r w:rsidDel="00000000" w:rsidR="00000000" w:rsidRPr="00000000">
        <w:rPr>
          <w:rtl w:val="0"/>
        </w:rPr>
        <w:t xml:space="preserve"> L-shapes, T-shapes, U-shapes with 2–3 components. Limit 3-component figures to 1–2 problems (introduces the extension without requiring dedicated practice — M13–M14 provide that).</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Introduce T-shapes and U-shapes here, not earlier</w:t>
      </w:r>
    </w:p>
    <w:p w:rsidR="00000000" w:rsidDel="00000000" w:rsidP="00000000" w:rsidRDefault="00000000" w:rsidRPr="00000000" w14:paraId="000008F9">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Keep total area ≤ 50 (students should trust multiplication by Late; counting verification no longer expected)</w:t>
      </w:r>
    </w:p>
    <w:p w:rsidR="00000000" w:rsidDel="00000000" w:rsidP="00000000" w:rsidRDefault="00000000" w:rsidRPr="00000000" w14:paraId="000008FA">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Component areas should require genuine multiplication (not 1×n)</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rtl w:val="0"/>
        </w:rPr>
        <w:t xml:space="preserve">Equation Builder values:</w:t>
      </w:r>
      <w:r w:rsidDel="00000000" w:rsidR="00000000" w:rsidRPr="00000000">
        <w:rPr>
          <w:rFonts w:ascii="Arial Unicode MS" w:cs="Arial Unicode MS" w:eastAsia="Arial Unicode MS" w:hAnsi="Arial Unicode MS"/>
          <w:rtl w:val="0"/>
        </w:rPr>
        <w:t xml:space="preserve"> Products within single-digit multiplication (≤ 81); sums ≤ 100.</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E">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(4 × 5) + (3 × 6) = 20 + 18 = 38</w:t>
      </w:r>
    </w:p>
    <w:p w:rsidR="00000000" w:rsidDel="00000000" w:rsidP="00000000" w:rsidRDefault="00000000" w:rsidRPr="00000000" w14:paraId="000008FF">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(2 × 7) + (3 × 4) + (2 × 3) = 14 + 12 + 6 = 32 (3-component)</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b w:val="1"/>
          <w:bCs w:val="1"/>
          <w:rtl w:val="0"/>
        </w:rPr>
        <w:t xml:space="preserve">Avoid in M11:</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Missing dimensions (no "?" sides) — that's M13</w:t>
      </w:r>
    </w:p>
    <w:p w:rsidR="00000000" w:rsidDel="00000000" w:rsidP="00000000" w:rsidRDefault="00000000" w:rsidRPr="00000000" w14:paraId="00000904">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requiring subtraction (complete rectangle minus missing piece) — subtraction decomposition is taught in M12 Late</w:t>
      </w:r>
    </w:p>
    <w:p w:rsidR="00000000" w:rsidDel="00000000" w:rsidP="00000000" w:rsidRDefault="00000000" w:rsidRPr="00000000" w14:paraId="00000905">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Ungridded figures — all M11 figures have full grids</w:t>
      </w:r>
    </w:p>
    <w:p w:rsidR="00000000" w:rsidDel="00000000" w:rsidP="00000000" w:rsidRDefault="00000000" w:rsidRPr="00000000" w14:paraId="00000906">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with more than 3 components — save for M13–M14</w:t>
      </w:r>
    </w:p>
    <w:p w:rsidR="00000000" w:rsidDel="00000000" w:rsidP="00000000" w:rsidRDefault="00000000" w:rsidRPr="00000000" w14:paraId="00000907">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Real-world contexts — M11 uses generic "square units." Real-world contexts (patios, rooms) come in M12</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b w:val="1"/>
          <w:bCs w:val="1"/>
          <w:rtl w:val="0"/>
        </w:rPr>
        <w:t xml:space="preserve">Misconception-check data (exit check #3):</w:t>
      </w:r>
      <w:r w:rsidDel="00000000" w:rsidR="00000000" w:rsidRPr="00000000">
        <w:rPr>
          <w:rtl w:val="0"/>
        </w:rPr>
        <w:t xml:space="preserve"> L-shape with bounding box that produces a memorable wrong answer.</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Good example: bounding box 6 × 8 = 48, actual area = 38. The 48 is plausible and tests whether students fall for the "multiply the longest sides" error.</w:t>
      </w:r>
    </w:p>
    <w:p w:rsidR="00000000" w:rsidDel="00000000" w:rsidP="00000000" w:rsidRDefault="00000000" w:rsidRPr="00000000" w14:paraId="0000090C">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 options should include: correct answer, bounding-rectangle error, partial calculation (one rectangle only), and an addition error</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rPr/>
      </w:pPr>
      <w:bookmarkStart w:colFirst="0" w:colLast="0" w:name="_bx94oivw1zhl" w:id="123"/>
      <w:bookmarkEnd w:id="123"/>
      <w:r w:rsidDel="00000000" w:rsidR="00000000" w:rsidRPr="00000000">
        <w:rPr>
          <w:rtl w:val="0"/>
        </w:rPr>
        <w:t xml:space="preserve">Vocabulary</w:t>
      </w:r>
    </w:p>
    <w:p w:rsidR="00000000" w:rsidDel="00000000" w:rsidP="00000000" w:rsidRDefault="00000000" w:rsidRPr="00000000" w14:paraId="00000910">
      <w:pPr>
        <w:rPr/>
      </w:pPr>
      <w:r w:rsidDel="00000000" w:rsidR="00000000" w:rsidRPr="00000000">
        <w:rPr>
          <w:b w:val="1"/>
          <w:bCs w:val="1"/>
          <w:rtl w:val="0"/>
        </w:rPr>
        <w:t xml:space="preserve">New (active — students use):</w:t>
      </w:r>
      <w:r w:rsidDel="00000000" w:rsidR="00000000" w:rsidRPr="00000000">
        <w:rPr>
          <w:rtl w:val="0"/>
        </w:rPr>
        <w:t xml:space="preserve"> composite figure, decompose</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b w:val="1"/>
          <w:bCs w:val="1"/>
          <w:rtl w:val="0"/>
        </w:rPr>
        <w:t xml:space="preserve">New (receptive only — guide uses, students hear, not assessed):</w:t>
      </w:r>
      <w:r w:rsidDel="00000000" w:rsidR="00000000" w:rsidRPr="00000000">
        <w:rPr>
          <w:rtl w:val="0"/>
        </w:rPr>
        <w:t xml:space="preserve"> rectilinear</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b w:val="1"/>
          <w:bCs w:val="1"/>
          <w:rtl w:val="0"/>
        </w:rPr>
        <w:t xml:space="preserve">Reinforced:</w:t>
      </w:r>
      <w:r w:rsidDel="00000000" w:rsidR="00000000" w:rsidRPr="00000000">
        <w:rPr>
          <w:rtl w:val="0"/>
        </w:rPr>
        <w:t xml:space="preserve"> area, square units, rectangle, multiply, add, dimensions, rows, columns, expression</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Vocabulary teaching notes (from Module Mapping):</w:t>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Composite = "made of multiple parts." Like a composite sandwich — multiple layers. The figure is composite because it's made of multiple rectangles.</w:t>
      </w:r>
    </w:p>
    <w:p w:rsidR="00000000" w:rsidDel="00000000" w:rsidP="00000000" w:rsidRDefault="00000000" w:rsidRPr="00000000" w14:paraId="00000919">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Decompose = "break into parts." The opposite of compose. You're taking one shape and breaking it into simpler shapes you know.</w:t>
      </w:r>
    </w:p>
    <w:p w:rsidR="00000000" w:rsidDel="00000000" w:rsidP="00000000" w:rsidRDefault="00000000" w:rsidRPr="00000000" w14:paraId="0000091A">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Rectilinear = "made of rectangles, all right angles." Every edge is straight (horizontal or vertical), every corner is a right angle. Any rectilinear figure can be decomposed into rectangles. </w:t>
      </w:r>
      <w:r w:rsidDel="00000000" w:rsidR="00000000" w:rsidRPr="00000000">
        <w:rPr>
          <w:b w:val="1"/>
          <w:bCs w:val="1"/>
          <w:rtl w:val="0"/>
        </w:rPr>
        <w:t xml:space="preserve">Receptive only</w:t>
      </w:r>
      <w:r w:rsidDel="00000000" w:rsidR="00000000" w:rsidRPr="00000000">
        <w:rPr>
          <w:rtl w:val="0"/>
        </w:rPr>
        <w:t xml:space="preserve"> — guide introduces and uses the term naturally, but students are not expected to produce or be assessed on it. "Composite figure" is the active term students use; "rectilinear" describes the type of composite figure. This reduces active vocabulary load to two new terms.</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C">
      <w:pPr>
        <w:rPr/>
      </w:pPr>
      <w:r w:rsidDel="00000000" w:rsidR="00000000" w:rsidRPr="00000000">
        <w:rPr>
          <w:b w:val="1"/>
          <w:bCs w:val="1"/>
          <w:rtl w:val="0"/>
        </w:rPr>
        <w:t xml:space="preserve">Language patterns:</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E">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figure is made of __ rectangles."</w:t>
      </w:r>
    </w:p>
    <w:p w:rsidR="00000000" w:rsidDel="00000000" w:rsidP="00000000" w:rsidRDefault="00000000" w:rsidRPr="00000000" w14:paraId="0000091F">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 A is __ by __. Its area is __ square units."</w:t>
      </w:r>
    </w:p>
    <w:p w:rsidR="00000000" w:rsidDel="00000000" w:rsidP="00000000" w:rsidRDefault="00000000" w:rsidRPr="00000000" w14:paraId="00000920">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"Rectangle B is __ by __. Its area is __ square units."</w:t>
      </w:r>
    </w:p>
    <w:p w:rsidR="00000000" w:rsidDel="00000000" w:rsidP="00000000" w:rsidRDefault="00000000" w:rsidRPr="00000000" w14:paraId="00000921">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"(__ × </w:t>
      </w:r>
      <w:r w:rsidDel="00000000" w:rsidR="00000000" w:rsidRPr="00000000">
        <w:rPr>
          <w:b w:val="1"/>
          <w:bCs w:val="1"/>
          <w:rtl w:val="0"/>
        </w:rPr>
        <w:t xml:space="preserve">) + (</w:t>
      </w:r>
      <w:r w:rsidDel="00000000" w:rsidR="00000000" w:rsidRPr="00000000">
        <w:rPr>
          <w:rtl w:val="0"/>
        </w:rPr>
        <w:t xml:space="preserve"> × __) = __ + __ = __ square units."</w:t>
      </w:r>
    </w:p>
    <w:p w:rsidR="00000000" w:rsidDel="00000000" w:rsidP="00000000" w:rsidRDefault="00000000" w:rsidRPr="00000000" w14:paraId="00000922">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total area of the figure is __ square units."</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Parentheses language:</w:t>
      </w:r>
      <w:r w:rsidDel="00000000" w:rsidR="00000000" w:rsidRPr="00000000">
        <w:rPr>
          <w:rtl w:val="0"/>
        </w:rPr>
        <w:t xml:space="preserve"> "The parentheses show each rectangle's area. We find each area first, then add." Do NOT introduce "order of operations" language — that's beyond Grade 3 scope. The parentheses are descriptive notation (grouping what you're already doing), not prescriptive rules.</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rPr/>
      </w:pPr>
      <w:bookmarkStart w:colFirst="0" w:colLast="0" w:name="_zhbjuiobiy17" w:id="124"/>
      <w:bookmarkEnd w:id="124"/>
      <w:r w:rsidDel="00000000" w:rsidR="00000000" w:rsidRPr="00000000">
        <w:rPr>
          <w:rFonts w:ascii="Arial Unicode MS" w:cs="Arial Unicode MS" w:eastAsia="Arial Unicode MS" w:hAnsi="Arial Unicode MS"/>
          <w:rtl w:val="0"/>
        </w:rPr>
        <w:t xml:space="preserve"> Key Transition: M10 → M11</w:t>
      </w:r>
    </w:p>
    <w:p w:rsidR="00000000" w:rsidDel="00000000" w:rsidP="00000000" w:rsidRDefault="00000000" w:rsidRPr="00000000" w14:paraId="00000928">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Structural synthesis (seeing the whole area-multiplication system) → New concept application (composite figures requiring decomposition)</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b w:val="1"/>
          <w:bCs w:val="1"/>
          <w:rtl w:val="0"/>
        </w:rPr>
        <w:t xml:space="preserve">What carries forward:</w:t>
      </w:r>
      <w:r w:rsidDel="00000000" w:rsidR="00000000" w:rsidRPr="00000000">
        <w:rPr>
          <w:rtl w:val="0"/>
        </w:rPr>
        <w:t xml:space="preserve"> Multiplication fluency for area, understanding that area = rows × columns, comfort with the multiplication-area connection</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b w:val="1"/>
          <w:bCs w:val="1"/>
          <w:rtl w:val="0"/>
        </w:rPr>
        <w:t xml:space="preserve">What's new:</w:t>
      </w:r>
      <w:r w:rsidDel="00000000" w:rsidR="00000000" w:rsidRPr="00000000">
        <w:rPr>
          <w:rtl w:val="0"/>
        </w:rPr>
        <w:t xml:space="preserve"> Non-rectangular shapes, decomposition as a problem-solving strategy, area as additive property, parenthesized expressions, Composite Figures as a new tool</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rPr/>
      </w:pPr>
      <w:r w:rsidDel="00000000" w:rsidR="00000000" w:rsidRPr="00000000">
        <w:rPr>
          <w:b w:val="1"/>
          <w:bCs w:val="1"/>
          <w:rtl w:val="0"/>
        </w:rPr>
        <w:t xml:space="preserve">Why grids return:</w:t>
      </w:r>
      <w:r w:rsidDel="00000000" w:rsidR="00000000" w:rsidRPr="00000000">
        <w:rPr>
          <w:rtl w:val="0"/>
        </w:rPr>
        <w:t xml:space="preserve"> Students are fluent with dimensions-only for SINGLE rectangles. But composite figures introduce a genuinely new challenge: deciding WHERE to decompose. The grid provides a safety net — students can count squares to verify their decomposition produces correct component areas, and they can see that the "missing corner" of an L-shape has no squares (preventing the bounding-rectangle error). CRA resets for new concepts, not because students regressed.</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rPr/>
      </w:pPr>
      <w:r w:rsidDel="00000000" w:rsidR="00000000" w:rsidRPr="00000000">
        <w:rPr>
          <w:b w:val="1"/>
          <w:bCs w:val="1"/>
          <w:rtl w:val="0"/>
        </w:rPr>
        <w:t xml:space="preserve">What M10 contributes (if included):</w:t>
      </w:r>
      <w:r w:rsidDel="00000000" w:rsidR="00000000" w:rsidRPr="00000000">
        <w:rPr>
          <w:rtl w:val="0"/>
        </w:rPr>
        <w:t xml:space="preserve"> M10's structural insight — every multiplication fact IS an area — means students arrive at M11 with a deep understanding of the area-multiplication connection. This makes the transition to "now use that skill on PARTS of a bigger shape" smoother. If M10 is cut, M9's applied problem-solving still provides adequate preparation.</w:t>
      </w:r>
    </w:p>
    <w:p w:rsidR="00000000" w:rsidDel="00000000" w:rsidP="00000000" w:rsidRDefault="00000000" w:rsidRPr="00000000" w14:paraId="00000931">
      <w:pPr>
        <w:pStyle w:val="Heading3"/>
        <w:rPr/>
      </w:pPr>
      <w:bookmarkStart w:colFirst="0" w:colLast="0" w:name="_c782nmafmy9f" w:id="125"/>
      <w:bookmarkEnd w:id="125"/>
      <w:r w:rsidDel="00000000" w:rsidR="00000000" w:rsidRPr="00000000">
        <w:rPr>
          <w:rFonts w:ascii="Arial Unicode MS" w:cs="Arial Unicode MS" w:eastAsia="Arial Unicode MS" w:hAnsi="Arial Unicode MS"/>
          <w:rtl w:val="0"/>
        </w:rPr>
        <w:t xml:space="preserve">Key Transition: M11 → M12</w:t>
      </w:r>
    </w:p>
    <w:p w:rsidR="00000000" w:rsidDel="00000000" w:rsidP="00000000" w:rsidRDefault="00000000" w:rsidRPr="00000000" w14:paraId="00000932">
      <w:pPr>
        <w:rPr/>
      </w:pPr>
      <w:r w:rsidDel="00000000" w:rsidR="00000000" w:rsidRPr="00000000">
        <w:rPr>
          <w:b w:val="1"/>
          <w:bCs w:val="1"/>
          <w:rtl w:val="0"/>
        </w:rPr>
        <w:t xml:space="preserve">What M11 establishes:</w:t>
      </w:r>
      <w:r w:rsidDel="00000000" w:rsidR="00000000" w:rsidRPr="00000000">
        <w:rPr>
          <w:rtl w:val="0"/>
        </w:rPr>
        <w:t xml:space="preserve"> The decompose-calculate-add workflow; area is additive; multiple valid decompositions; parenthesized expressions; comfort with L-shapes, T-shapes, U-shapes as figures that can be broken into rectangles</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rPr/>
      </w:pPr>
      <w:r w:rsidDel="00000000" w:rsidR="00000000" w:rsidRPr="00000000">
        <w:rPr>
          <w:b w:val="1"/>
          <w:bCs w:val="1"/>
          <w:rtl w:val="0"/>
        </w:rPr>
        <w:t xml:space="preserve">What M12 builds:</w:t>
      </w:r>
      <w:r w:rsidDel="00000000" w:rsidR="00000000" w:rsidRPr="00000000">
        <w:rPr>
          <w:rFonts w:ascii="Arial Unicode MS" w:cs="Arial Unicode MS" w:eastAsia="Arial Unicode MS" w:hAnsi="Arial Unicode MS"/>
          <w:rtl w:val="0"/>
        </w:rPr>
        <w:t xml:space="preserve"> Same decomposition strategy, but grids fade. Partial grid → dimensions only. Students must READ dimensions rather than count squares. Real-world contexts (patio paving). The skill is the same; the representation changes.</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b w:val="1"/>
          <w:bCs w:val="1"/>
          <w:rtl w:val="0"/>
        </w:rPr>
        <w:t xml:space="preserve">Bridge:</w:t>
      </w:r>
      <w:r w:rsidDel="00000000" w:rsidR="00000000" w:rsidRPr="00000000">
        <w:rPr>
          <w:rtl w:val="0"/>
        </w:rPr>
        <w:t xml:space="preserve"> "Today you had grids to help you see every square. What if the grid disappeared and you only had the side lengths? Could you still find the area of a composite figure?"</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rPr>
          <w:b w:val="1"/>
          <w:bCs w:val="1"/>
          <w:rtl w:val="0"/>
        </w:rPr>
        <w:t xml:space="preserve">Engineering note:</w:t>
      </w:r>
      <w:r w:rsidDel="00000000" w:rsidR="00000000" w:rsidRPr="00000000">
        <w:rPr>
          <w:rFonts w:ascii="Arial Unicode MS" w:cs="Arial Unicode MS" w:eastAsia="Arial Unicode MS" w:hAnsi="Arial Unicode MS"/>
          <w:rtl w:val="0"/>
        </w:rPr>
        <w:t xml:space="preserve"> M12 uses Composite Figures with partial grid → tick marks → labels only. The CRA progression within composite figures mirrors what happened for single rectangles in M5–M7.</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3"/>
        <w:rPr>
          <w:shd w:fill="a4c2f4" w:val="clear"/>
        </w:rPr>
      </w:pPr>
      <w:bookmarkStart w:colFirst="0" w:colLast="0" w:name="_x3l5ayqwr5ok" w:id="126"/>
      <w:bookmarkEnd w:id="126"/>
      <w:r w:rsidDel="00000000" w:rsidR="00000000" w:rsidRPr="00000000">
        <w:rPr>
          <w:shd w:fill="a4c2f4" w:val="clear"/>
          <w:rtl w:val="0"/>
        </w:rPr>
        <w:t xml:space="preserve">SME Review Questions</w:t>
      </w:r>
    </w:p>
    <w:p w:rsidR="00000000" w:rsidDel="00000000" w:rsidP="00000000" w:rsidRDefault="00000000" w:rsidRPr="00000000" w14:paraId="0000093C">
      <w:pPr>
        <w:numPr>
          <w:ilvl w:val="0"/>
          <w:numId w:val="5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Parentheses depth: Should students write their own parenthesized expressions, or just read/interpret system-displayed ones?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Current descriptive approach confirmed — "the parentheses show each rectangle's area." No formal order-of-operations language. Students do NOT write their own parentheses; the Equation Builder handles all parenthetical notation automatically based on the student's decomposition.</w:t>
      </w:r>
    </w:p>
    <w:p w:rsidR="00000000" w:rsidDel="00000000" w:rsidP="00000000" w:rsidRDefault="00000000" w:rsidRPr="00000000" w14:paraId="0000093D">
      <w:pPr>
        <w:numPr>
          <w:ilvl w:val="0"/>
          <w:numId w:val="6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Engineering requirement (flagged):</w:t>
      </w:r>
      <w:r w:rsidDel="00000000" w:rsidR="00000000" w:rsidRPr="00000000">
        <w:rPr>
          <w:shd w:fill="ffe599" w:val="clear"/>
          <w:rtl w:val="0"/>
        </w:rPr>
        <w:t xml:space="preserve"> The Equation Builder must dynamically generate the parenthesized expression based on the number of rectangles the student creates — NOT from a pre-set 2-term template. If a student splits a figure into 3 parts instead of the expected 2, the Equation Builder displays (a × b) + (c × d) + (e × f) = total. The number of parenthesized terms = the number of component rectangles from the student's decomposition. This must work for 2-component AND 3-component decompositions at minimum.</w:t>
      </w:r>
    </w:p>
    <w:p w:rsidR="00000000" w:rsidDel="00000000" w:rsidP="00000000" w:rsidRDefault="00000000" w:rsidRPr="00000000" w14:paraId="0000093E">
      <w:pPr>
        <w:numPr>
          <w:ilvl w:val="0"/>
          <w:numId w:val="6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Interaction flow:</w:t>
      </w:r>
      <w:r w:rsidDel="00000000" w:rsidR="00000000" w:rsidRPr="00000000">
        <w:rPr>
          <w:rFonts w:ascii="Arial Unicode MS" w:cs="Arial Unicode MS" w:eastAsia="Arial Unicode MS" w:hAnsi="Arial Unicode MS"/>
          <w:shd w:fill="ffe599" w:val="clear"/>
          <w:rtl w:val="0"/>
        </w:rPr>
        <w:t xml:space="preserve"> Student places decomposition line(s) → system identifies resulting rectangles → system populates Equation Builder with correct number of color-coded parenthesized terms → student fills in or confirms the values via MC/number palette. The Equation Builder is reactive to the decomposition, not prescriptive.</w:t>
      </w:r>
    </w:p>
    <w:p w:rsidR="00000000" w:rsidDel="00000000" w:rsidP="00000000" w:rsidRDefault="00000000" w:rsidRPr="00000000" w14:paraId="0000093F">
      <w:pPr>
        <w:numPr>
          <w:ilvl w:val="0"/>
          <w:numId w:val="6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shd w:fill="ffe599" w:val="clear"/>
          <w:rtl w:val="0"/>
        </w:rPr>
        <w:t xml:space="preserve"> Guide dialogue about parentheses should be flexible: "The parentheses show each rectangle's area — one set of parentheses for each rectangle you made." This works whether the student made 2 or 3 rectangles.</w:t>
      </w:r>
      <w:commentRangeStart w:id="179"/>
      <w:r w:rsidDel="00000000" w:rsidR="00000000" w:rsidRPr="00000000">
        <w:rPr>
          <w:b w:val="1"/>
          <w:bCs w:val="1"/>
          <w:shd w:fill="ffe599" w:val="clear"/>
          <w:rtl w:val="0"/>
        </w:rPr>
        <w:t xml:space="preserve">    </w:t>
      </w:r>
      <w:commentRangeEnd w:id="179"/>
      <w:r w:rsidDel="00000000" w:rsidR="00000000" w:rsidRPr="00000000">
        <w:commentReference w:id="179"/>
      </w:r>
      <w:r w:rsidDel="00000000" w:rsidR="00000000" w:rsidRPr="00000000">
        <w:rPr>
          <w:rtl w:val="0"/>
        </w:rPr>
      </w:r>
    </w:p>
    <w:p w:rsidR="00000000" w:rsidDel="00000000" w:rsidP="00000000" w:rsidRDefault="00000000" w:rsidRPr="00000000" w14:paraId="00000940">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Figure type progression:</w:t>
      </w:r>
      <w:r w:rsidDel="00000000" w:rsidR="00000000" w:rsidRPr="00000000">
        <w:rPr>
          <w:rtl w:val="0"/>
        </w:rPr>
        <w:t xml:space="preserve"> </w:t>
      </w:r>
      <w:r w:rsidDel="00000000" w:rsidR="00000000" w:rsidRPr="00000000">
        <w:rPr>
          <w:b w:val="1"/>
          <w:bCs w:val="1"/>
          <w:rtl w:val="0"/>
        </w:rPr>
        <w:t xml:space="preserve">CONFIRMED.</w:t>
      </w:r>
      <w:r w:rsidDel="00000000" w:rsidR="00000000" w:rsidRPr="00000000">
        <w:rPr>
          <w:rtl w:val="0"/>
        </w:rPr>
        <w:t xml:space="preserve"> L-shapes through Mid, T/U in Late. L-shapes have one obvious cut point; T-shapes and U-shapes require more spatial reasoning. Students master the workflow on simplest geometry first.</w:t>
      </w:r>
    </w:p>
    <w:p w:rsidR="00000000" w:rsidDel="00000000" w:rsidP="00000000" w:rsidRDefault="00000000" w:rsidRPr="00000000" w14:paraId="00000941">
      <w:pPr>
        <w:numPr>
          <w:ilvl w:val="0"/>
          <w:numId w:val="5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"Completing the rectangle" misconception timing: Proactive or reactive?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 </w:t>
      </w:r>
      <w:r w:rsidDel="00000000" w:rsidR="00000000" w:rsidRPr="00000000">
        <w:rPr>
          <w:shd w:fill="ffe599" w:val="clear"/>
          <w:rtl w:val="0"/>
        </w:rPr>
        <w:t xml:space="preserve">Proactive for v1. The bounding-rectangle ghost demonstration (~30 seconds) appears in Early for all students. Given the research on how persistent this error is, proactive prevention is the safer default when we don't know the student population. </w:t>
      </w:r>
      <w:r w:rsidDel="00000000" w:rsidR="00000000" w:rsidRPr="00000000">
        <w:rPr>
          <w:b w:val="1"/>
          <w:bCs w:val="1"/>
          <w:shd w:fill="ffe599" w:val="clear"/>
          <w:rtl w:val="0"/>
        </w:rPr>
        <w:t xml:space="preserve">Future version flag:</w:t>
      </w:r>
      <w:r w:rsidDel="00000000" w:rsidR="00000000" w:rsidRPr="00000000">
        <w:rPr>
          <w:shd w:fill="ffe599" w:val="clear"/>
          <w:rtl w:val="0"/>
        </w:rPr>
        <w:t xml:space="preserve"> Give teachers the option to skip the proactive demonstration for students who demonstrate strong decomposition intuition. Some students will divide composite shapes correctly without the warning — the proactive approach costs them 30 seconds but doesn't harm learning. In later versions, teacher control over this moment would allow personalization.</w:t>
      </w:r>
      <w:commentRangeStart w:id="180"/>
      <w:r w:rsidDel="00000000" w:rsidR="00000000" w:rsidRPr="00000000">
        <w:rPr>
          <w:b w:val="1"/>
          <w:bCs w:val="1"/>
          <w:shd w:fill="ffe599" w:val="clear"/>
          <w:rtl w:val="0"/>
        </w:rPr>
        <w:t xml:space="preserve">       </w:t>
      </w:r>
      <w:commentRangeEnd w:id="180"/>
      <w:r w:rsidDel="00000000" w:rsidR="00000000" w:rsidRPr="00000000">
        <w:commentReference w:id="180"/>
      </w:r>
      <w:r w:rsidDel="00000000" w:rsidR="00000000" w:rsidRPr="00000000">
        <w:rPr>
          <w:rtl w:val="0"/>
        </w:rPr>
      </w:r>
    </w:p>
    <w:p w:rsidR="00000000" w:rsidDel="00000000" w:rsidP="00000000" w:rsidRDefault="00000000" w:rsidRPr="00000000" w14:paraId="00000942">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Multiple decompositions emphasis:</w:t>
      </w:r>
      <w:r w:rsidDel="00000000" w:rsidR="00000000" w:rsidRPr="00000000">
        <w:rPr>
          <w:rtl w:val="0"/>
        </w:rPr>
        <w:t xml:space="preserve"> </w:t>
      </w:r>
      <w:r w:rsidDel="00000000" w:rsidR="00000000" w:rsidRPr="00000000">
        <w:rPr>
          <w:b w:val="1"/>
          <w:bCs w:val="1"/>
          <w:rtl w:val="0"/>
        </w:rPr>
        <w:t xml:space="preserve">CONFIRMED.</w:t>
      </w:r>
      <w:r w:rsidDel="00000000" w:rsidR="00000000" w:rsidRPr="00000000">
        <w:rPr>
          <w:rtl w:val="0"/>
        </w:rPr>
        <w:t xml:space="preserve"> 1 problem where student solves both ways + 1 where guide mentions "there's another way" without requiring it. Right dose for M11's cognitive load.</w:t>
      </w:r>
    </w:p>
    <w:p w:rsidR="00000000" w:rsidDel="00000000" w:rsidP="00000000" w:rsidRDefault="00000000" w:rsidRPr="00000000" w14:paraId="00000943">
      <w:pPr>
        <w:numPr>
          <w:ilvl w:val="0"/>
          <w:numId w:val="5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Grid verification: Should Early include an explicit "count all the squares to check" step for every problem, or just the first 1–2?</w:t>
      </w:r>
      <w:r w:rsidDel="00000000" w:rsidR="00000000" w:rsidRPr="00000000">
        <w:rPr>
          <w:shd w:fill="ffe599" w:val="clear"/>
          <w:rtl w:val="0"/>
        </w:rPr>
        <w:t xml:space="preserve"> RESOLVED: Do not require counting verification. After the warm-up counting moment (which establishes that counting works), trust the decompose-calculate-add process. Students may choose to count on their own — do not prevent it — but the system does not prompt or require it. The grid is there as a visual support for decomposition, not as a verification mandate.</w:t>
      </w:r>
      <w:commentRangeStart w:id="181"/>
      <w:r w:rsidDel="00000000" w:rsidR="00000000" w:rsidRPr="00000000">
        <w:rPr>
          <w:b w:val="1"/>
          <w:bCs w:val="1"/>
          <w:shd w:fill="ffe599" w:val="clear"/>
          <w:rtl w:val="0"/>
        </w:rPr>
        <w:t xml:space="preserve">   </w:t>
      </w:r>
      <w:commentRangeEnd w:id="181"/>
      <w:r w:rsidDel="00000000" w:rsidR="00000000" w:rsidRPr="00000000">
        <w:commentReference w:id="181"/>
      </w:r>
      <w:r w:rsidDel="00000000" w:rsidR="00000000" w:rsidRPr="00000000">
        <w:rPr>
          <w:rtl w:val="0"/>
        </w:rPr>
      </w:r>
    </w:p>
    <w:p w:rsidR="00000000" w:rsidDel="00000000" w:rsidP="00000000" w:rsidRDefault="00000000" w:rsidRPr="00000000" w14:paraId="00000944">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3-component figures in M11:</w:t>
      </w:r>
      <w:r w:rsidDel="00000000" w:rsidR="00000000" w:rsidRPr="00000000">
        <w:rPr>
          <w:rtl w:val="0"/>
        </w:rPr>
        <w:t xml:space="preserve"> </w:t>
      </w:r>
      <w:r w:rsidDel="00000000" w:rsidR="00000000" w:rsidRPr="00000000">
        <w:rPr>
          <w:b w:val="1"/>
          <w:bCs w:val="1"/>
          <w:rtl w:val="0"/>
        </w:rPr>
        <w:t xml:space="preserve">CONFIRMED.</w:t>
      </w:r>
      <w:r w:rsidDel="00000000" w:rsidR="00000000" w:rsidRPr="00000000">
        <w:rPr>
          <w:rtl w:val="0"/>
        </w:rPr>
        <w:t xml:space="preserve"> Keep in Late, limit to 1–2 problems. Natural extension of same principle. M13–M14 provide dedicated practice.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rPr/>
      </w:pPr>
      <w:bookmarkStart w:colFirst="0" w:colLast="0" w:name="_a32lfyr3qwq8" w:id="127"/>
      <w:bookmarkEnd w:id="127"/>
      <w:r w:rsidDel="00000000" w:rsidR="00000000" w:rsidRPr="00000000">
        <w:rPr>
          <w:b w:val="1"/>
          <w:bCs w:val="1"/>
          <w:rtl w:val="0"/>
        </w:rPr>
        <w:t xml:space="preserve">MODULE 12:</w:t>
      </w:r>
      <w:r w:rsidDel="00000000" w:rsidR="00000000" w:rsidRPr="00000000">
        <w:rPr>
          <w:rtl w:val="0"/>
        </w:rPr>
        <w:t xml:space="preserve"> Composite Figures Without Grids</w:t>
      </w:r>
    </w:p>
    <w:p w:rsidR="00000000" w:rsidDel="00000000" w:rsidP="00000000" w:rsidRDefault="00000000" w:rsidRPr="00000000" w14:paraId="00000948">
      <w:pPr>
        <w:rPr/>
      </w:pPr>
      <w:r w:rsidDel="00000000" w:rsidR="00000000" w:rsidRPr="00000000">
        <w:rPr>
          <w:i w:val="1"/>
          <w:iCs w:val="1"/>
          <w:rtl w:val="0"/>
        </w:rPr>
        <w:t xml:space="preserve">OUR Lesson 13 | Standard: 3.MD.C.7.d (ungridded composite figures — area as additive with multiplication)</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w:t>
      </w:r>
      <w:r w:rsidDel="00000000" w:rsidR="00000000" w:rsidRPr="00000000">
        <w:rPr>
          <w:b w:val="1"/>
          <w:bCs w:val="1"/>
          <w:rtl w:val="0"/>
        </w:rPr>
        <w:t xml:space="preserve">CRA PROGRESSION CONTINUES.</w:t>
      </w:r>
      <w:r w:rsidDel="00000000" w:rsidR="00000000" w:rsidRPr="00000000">
        <w:rPr>
          <w:rtl w:val="0"/>
        </w:rPr>
        <w:t xml:space="preserve"> M12 is to composite figures what M7 was to single rectangles: the grid fading module. M11 used full grids because decomposition was new. Now that students can decompose, calculate, and add, the grid fades. The decompose-calculate-add workflow is identical — only the visual support changes. Students who needed the grid in M11 to VERIFY their multiplication should now trust their multiplication (established in M7–M9) and use dimensions alone.</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b w:val="1"/>
          <w:bCs w:val="1"/>
          <w:rtl w:val="0"/>
        </w:rPr>
        <w:t xml:space="preserve">Parallel to M7:</w:t>
      </w:r>
      <w:r w:rsidDel="00000000" w:rsidR="00000000" w:rsidRPr="00000000">
        <w:rPr>
          <w:rFonts w:ascii="Arial Unicode MS" w:cs="Arial Unicode MS" w:eastAsia="Arial Unicode MS" w:hAnsi="Arial Unicode MS"/>
          <w:rtl w:val="0"/>
        </w:rPr>
        <w:t xml:space="preserve"> M7 faded grids for single rectangles (partial grid → tick marks → dimensions). M12 fades grids for composite figures (partial grid → dimensions with labels). The composite figure version skips the tick mark stage — tick marks on a multi-edged composite shape create visual complexity that doesn't serve the learning goal. Partial grid is the bridge; dimension labels are the target.</w:t>
      </w:r>
    </w:p>
    <w:p w:rsidR="00000000" w:rsidDel="00000000" w:rsidP="00000000" w:rsidRDefault="00000000" w:rsidRPr="00000000" w14:paraId="0000094D">
      <w:pPr>
        <w:pStyle w:val="Heading3"/>
        <w:rPr/>
      </w:pPr>
      <w:bookmarkStart w:colFirst="0" w:colLast="0" w:name="_atm5n6mz2jsb" w:id="128"/>
      <w:bookmarkEnd w:id="128"/>
      <w:r w:rsidDel="00000000" w:rsidR="00000000" w:rsidRPr="00000000">
        <w:rPr>
          <w:rtl w:val="0"/>
        </w:rPr>
        <w:t xml:space="preserve">Learning Goal</w:t>
      </w:r>
    </w:p>
    <w:p w:rsidR="00000000" w:rsidDel="00000000" w:rsidP="00000000" w:rsidRDefault="00000000" w:rsidRPr="00000000" w14:paraId="0000094E">
      <w:pPr>
        <w:rPr/>
      </w:pPr>
      <w:r w:rsidDel="00000000" w:rsidR="00000000" w:rsidRPr="00000000">
        <w:rPr>
          <w:rtl w:val="0"/>
        </w:rPr>
        <w:t xml:space="preserve">Calculate the area of ungridded figures made of rectangles using multiplication and addition.</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numPr>
          <w:ilvl w:val="0"/>
          <w:numId w:val="68"/>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Same decompose-calculate-add strategy from M11 — nothing new about the PROCESS</w:t>
      </w:r>
    </w:p>
    <w:p w:rsidR="00000000" w:rsidDel="00000000" w:rsidP="00000000" w:rsidRDefault="00000000" w:rsidRPr="00000000" w14:paraId="00000953">
      <w:pPr>
        <w:numPr>
          <w:ilvl w:val="0"/>
          <w:numId w:val="68"/>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What's new: the grid is gone. Students read dimensions from labels, not squares.</w:t>
      </w:r>
    </w:p>
    <w:p w:rsidR="00000000" w:rsidDel="00000000" w:rsidP="00000000" w:rsidRDefault="00000000" w:rsidRPr="00000000" w14:paraId="00000954">
      <w:pPr>
        <w:numPr>
          <w:ilvl w:val="0"/>
          <w:numId w:val="68"/>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hd w:fill="b6d7a8" w:val="clear"/>
          <w:rtl w:val="0"/>
        </w:rPr>
        <w:t xml:space="preserve">Late addition — subtraction decomposition:</w:t>
      </w:r>
      <w:r w:rsidDel="00000000" w:rsidR="00000000" w:rsidRPr="00000000">
        <w:rPr>
          <w:shd w:fill="b6d7a8" w:val="clear"/>
          <w:rtl w:val="0"/>
        </w:rPr>
        <w:t xml:space="preserve"> After students are fluent with additive decomposition on ungridded figures, M12 Late introduces a second strategy: imagine the bounding rectangle, calculate its area, then subtract the missing piece. This reframes the M11 misconception check — the bounding rectangle isn't wrong, it's just incomplete. Students solve the same figure both ways (additive and subtractive) and verify they get the same answer. Additive decomposition remains the primary strategy; subtraction decomposition is a taught alternative, not a replacement.</w:t>
      </w:r>
    </w:p>
    <w:p w:rsidR="00000000" w:rsidDel="00000000" w:rsidP="00000000" w:rsidRDefault="00000000" w:rsidRPr="00000000" w14:paraId="00000955">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KEY SKILL SHIFT:</w:t>
      </w:r>
      <w:r w:rsidDel="00000000" w:rsidR="00000000" w:rsidRPr="00000000">
        <w:rPr>
          <w:rtl w:val="0"/>
        </w:rPr>
        <w:t xml:space="preserve"> In M11, students could count squares to verify. In M12, they must TRUST the multiplication. The grid was a safety net; now it's removed. This is the same trust-building that happened in M7 for single rectangles — and students already proved they could do it there</w:t>
      </w:r>
    </w:p>
    <w:p w:rsidR="00000000" w:rsidDel="00000000" w:rsidP="00000000" w:rsidRDefault="00000000" w:rsidRPr="00000000" w14:paraId="00000956">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labeled dimensions are given (no missing sides — that's M13). The student's job is to: (1) decompose, (2) identify which dimensions belong to which rectangle, and (3) multiply + add correctly</w:t>
      </w:r>
    </w:p>
    <w:p w:rsidR="00000000" w:rsidDel="00000000" w:rsidP="00000000" w:rsidRDefault="00000000" w:rsidRPr="00000000" w14:paraId="00000957">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Dimension assignment is the new challenge.</w:t>
      </w:r>
      <w:r w:rsidDel="00000000" w:rsidR="00000000" w:rsidRPr="00000000">
        <w:rPr>
          <w:rtl w:val="0"/>
        </w:rPr>
        <w:t xml:space="preserve"> When a composite figure has 6+ dimension labels, students must determine which pairs of dimensions define each component rectangle AFTER decomposition. This is where misconception M12 (multiplying all numbers indiscriminately) surfaces. The decomposition line determines which dimensions pair together.</w:t>
      </w:r>
    </w:p>
    <w:p w:rsidR="00000000" w:rsidDel="00000000" w:rsidP="00000000" w:rsidRDefault="00000000" w:rsidRPr="00000000" w14:paraId="00000958">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Real-world contexts: patio paving (sustained context). "How many square feet of pavers do we need?" The paving context makes decomposition concrete — you're literally deciding where to lay different sections of pavers.</w:t>
      </w:r>
    </w:p>
    <w:p w:rsidR="00000000" w:rsidDel="00000000" w:rsidP="00000000" w:rsidRDefault="00000000" w:rsidRPr="00000000" w14:paraId="00000959">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Parenthesized expressions continue: (a × b) + (c × d) = total, with color-coding linking each term to its rectangle.</w:t>
      </w:r>
    </w:p>
    <w:p w:rsidR="00000000" w:rsidDel="00000000" w:rsidP="00000000" w:rsidRDefault="00000000" w:rsidRPr="00000000" w14:paraId="0000095A">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Fonts w:ascii="Arial Unicode MS" w:cs="Arial Unicode MS" w:eastAsia="Arial Unicode MS" w:hAnsi="Arial Unicode MS"/>
          <w:rtl w:val="0"/>
        </w:rPr>
        <w:t xml:space="preserve"> Representational → Abstract transition. Partial grid (Early) → dimensions only (Mid/Late).</w:t>
      </w:r>
    </w:p>
    <w:p w:rsidR="00000000" w:rsidDel="00000000" w:rsidP="00000000" w:rsidRDefault="00000000" w:rsidRPr="00000000" w14:paraId="0000095B">
      <w:pPr>
        <w:pStyle w:val="Heading3"/>
        <w:rPr/>
      </w:pPr>
      <w:bookmarkStart w:colFirst="0" w:colLast="0" w:name="_7sgoawip1fgl" w:id="129"/>
      <w:bookmarkEnd w:id="129"/>
      <w:r w:rsidDel="00000000" w:rsidR="00000000" w:rsidRPr="00000000">
        <w:rPr>
          <w:rtl w:val="0"/>
        </w:rPr>
        <w:t xml:space="preserve">Cognitive Focus</w:t>
      </w:r>
    </w:p>
    <w:p w:rsidR="00000000" w:rsidDel="00000000" w:rsidP="00000000" w:rsidRDefault="00000000" w:rsidRPr="00000000" w14:paraId="0000095C">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decompose-calculate-add workflow in a new representation (ungridded)</w:t>
      </w:r>
    </w:p>
    <w:p w:rsidR="00000000" w:rsidDel="00000000" w:rsidP="00000000" w:rsidRDefault="00000000" w:rsidRPr="00000000" w14:paraId="0000095D">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determining which dimensions belong to which component rectangle after decomposition</w:t>
      </w:r>
    </w:p>
    <w:p w:rsidR="00000000" w:rsidDel="00000000" w:rsidP="00000000" w:rsidRDefault="00000000" w:rsidRPr="00000000" w14:paraId="0000095E">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M7's single-rectangle abstraction to M11's composite decomposition — combining two previously separate skills</w:t>
      </w:r>
    </w:p>
    <w:p w:rsidR="00000000" w:rsidDel="00000000" w:rsidP="00000000" w:rsidRDefault="00000000" w:rsidRPr="00000000" w14:paraId="0000095F">
      <w:pPr>
        <w:pStyle w:val="Heading3"/>
        <w:rPr/>
      </w:pPr>
      <w:bookmarkStart w:colFirst="0" w:colLast="0" w:name="_clrdi9vzp73h" w:id="130"/>
      <w:bookmarkEnd w:id="130"/>
      <w:r w:rsidDel="00000000" w:rsidR="00000000" w:rsidRPr="00000000">
        <w:rPr>
          <w:rtl w:val="0"/>
        </w:rPr>
        <w:t xml:space="preserve">Misconceptions Targeted</w:t>
      </w:r>
    </w:p>
    <w:p w:rsidR="00000000" w:rsidDel="00000000" w:rsidP="00000000" w:rsidRDefault="00000000" w:rsidRPr="00000000" w14:paraId="00000960">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M12: Multiplying All Given Numbers (PRIMARY, HIGH, from Misconceptions sheet)</w:t>
      </w:r>
      <w:r w:rsidDel="00000000" w:rsidR="00000000" w:rsidRPr="00000000">
        <w:rPr>
          <w:rtl w:val="0"/>
        </w:rPr>
        <w:t xml:space="preserve"> — When grids are removed, students see multiple dimension labels (e.g., 3, 5, 2, 4 on an L-shape) and multiply some random combination instead of decomposing first. This is the signature error of ungridded composite figures. The grid's absence removes the visual check — students can't count squares to catch the error. Addressed by: (1) always decomposing FIRST before calculating, (2) color-coding that links specific dimensions to specific rectangles, (3) explicit "which dimensions go with which rectangle?" reasoning step.</w:t>
      </w:r>
    </w:p>
    <w:p w:rsidR="00000000" w:rsidDel="00000000" w:rsidP="00000000" w:rsidRDefault="00000000" w:rsidRPr="00000000" w14:paraId="00000961">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M11: Completing the Rectangle (SECONDARY, from M11)</w:t>
      </w:r>
      <w:r w:rsidDel="00000000" w:rsidR="00000000" w:rsidRPr="00000000">
        <w:rPr>
          <w:rtl w:val="0"/>
        </w:rPr>
        <w:t xml:space="preserve"> — Still present. Without grids, students may be even MORE tempted to treat an L-shape as a full rectangle, since they can't see the "missing squares." Addressed by maintaining the decomposition-first workflow and including MC distractors based on bounding-box multiplication.</w:t>
      </w:r>
    </w:p>
    <w:p w:rsidR="00000000" w:rsidDel="00000000" w:rsidP="00000000" w:rsidRDefault="00000000" w:rsidRPr="00000000" w14:paraId="00000962">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M6: Overlapping Decomposition (TERTIARY, from M11)</w:t>
      </w:r>
      <w:r w:rsidDel="00000000" w:rsidR="00000000" w:rsidRPr="00000000">
        <w:rPr>
          <w:rtl w:val="0"/>
        </w:rPr>
        <w:t xml:space="preserve"> — Less visible without grids (can't see overlapping colored squares), which makes it harder to catch but also less likely to occur if students use the decomposition tool correctly. System validation continues to prevent it mechanically.</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3"/>
        <w:rPr/>
      </w:pPr>
      <w:bookmarkStart w:colFirst="0" w:colLast="0" w:name="_c3ecdf3hcuc4" w:id="131"/>
      <w:bookmarkEnd w:id="131"/>
      <w:r w:rsidDel="00000000" w:rsidR="00000000" w:rsidRPr="00000000">
        <w:rPr>
          <w:rtl w:val="0"/>
        </w:rPr>
        <w:t xml:space="preserve">What Students DO</w:t>
      </w:r>
    </w:p>
    <w:p w:rsidR="00000000" w:rsidDel="00000000" w:rsidP="00000000" w:rsidRDefault="00000000" w:rsidRPr="00000000" w14:paraId="00000966">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Fonts w:ascii="Arial Unicode MS" w:cs="Arial Unicode MS" w:eastAsia="Arial Unicode MS" w:hAnsi="Arial Unicode MS"/>
          <w:rtl w:val="0"/>
        </w:rPr>
        <w:t xml:space="preserve"> (L-shape, full grid) → Quick solve using M11 workflow. </w:t>
      </w:r>
      <w:r w:rsidDel="00000000" w:rsidR="00000000" w:rsidRPr="00000000">
        <w:rPr>
          <w:rtl w:val="0"/>
        </w:rPr>
        <w:t xml:space="preserve">Students decompose,</w:t>
      </w:r>
      <w:r w:rsidDel="00000000" w:rsidR="00000000" w:rsidRPr="00000000">
        <w:rPr>
          <w:rtl w:val="0"/>
        </w:rPr>
        <w:t xml:space="preserve"> calculate, add. This should feel routine.</w:t>
      </w:r>
    </w:p>
    <w:p w:rsidR="00000000" w:rsidDel="00000000" w:rsidP="00000000" w:rsidRDefault="00000000" w:rsidRPr="00000000" w14:paraId="00000969">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SAME figure displayed again with grid removed — only outline + dimension labels on all edges.</w:t>
      </w:r>
    </w:p>
    <w:p w:rsidR="00000000" w:rsidDel="00000000" w:rsidP="00000000" w:rsidRDefault="00000000" w:rsidRPr="00000000" w14:paraId="0000096A">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shape didn't change. The area didn't change. But the grid is gone. Can you still find the area?"</w:t>
      </w:r>
    </w:p>
    <w:p w:rsidR="00000000" w:rsidDel="00000000" w:rsidP="00000000" w:rsidRDefault="00000000" w:rsidRPr="00000000" w14:paraId="0000096B">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walks through: "You already drew a decomposition line. The blue rectangle is 4 by 3 — the dimensions say so. The pink rectangle is 5 by 2 — the dimensions say so. (4 × 3) + (5 × 2) = 12 + 10 = 22. Same answer."</w:t>
      </w:r>
    </w:p>
    <w:p w:rsidR="00000000" w:rsidDel="00000000" w:rsidP="00000000" w:rsidRDefault="00000000" w:rsidRPr="00000000" w14:paraId="0000096C">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Establish that dimensions replace the grid — the same information is available, just in a different form. Mirrors M7's warm-up structure (same rectangle, grid removed).</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i w:val="1"/>
          <w:iCs w:val="1"/>
          <w:rtl w:val="0"/>
        </w:rPr>
        <w:t xml:space="preserve">Early activities (Partial grid — structural bridge):</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and simple rectilinear, partial grid — first row + first column of each component rectangle visible, dimension labels on all edges)</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74">
      <w:pPr>
        <w:numPr>
          <w:ilvl w:val="1"/>
          <w:numId w:val="68"/>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The partial grid is the bridge state: students can see enough structure to verify their reasoning, but can't count every square. This is the M7 partial-grid concept applied to composite figures.</w:t>
      </w:r>
    </w:p>
    <w:p w:rsidR="00000000" w:rsidDel="00000000" w:rsidP="00000000" w:rsidRDefault="00000000" w:rsidRPr="00000000" w14:paraId="00000975">
      <w:pPr>
        <w:numPr>
          <w:ilvl w:val="1"/>
          <w:numId w:val="68"/>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 partial grid is the bridge state: students can see enough structure to verify their reasoning, but can't count every square. This is the M7 partial-grid concept applied to composite figures.</w:t>
      </w:r>
    </w:p>
    <w:p w:rsidR="00000000" w:rsidDel="00000000" w:rsidP="00000000" w:rsidRDefault="00000000" w:rsidRPr="00000000" w14:paraId="00000976">
      <w:pPr>
        <w:numPr>
          <w:ilvl w:val="2"/>
          <w:numId w:val="68"/>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Early figures must use DIFFERENT dimensions than the warm-up figure.</w:t>
      </w:r>
      <w:r w:rsidDel="00000000" w:rsidR="00000000" w:rsidRPr="00000000">
        <w:rPr>
          <w:shd w:fill="ffe599" w:val="clear"/>
          <w:rtl w:val="0"/>
        </w:rPr>
        <w:t xml:space="preserve"> Students already determined the warm-up figure's area — reusing the same dimensions means they already know the answer, removing the cognitive work. Use fresh dimensions for every Early problem.</w:t>
      </w:r>
    </w:p>
    <w:p w:rsidR="00000000" w:rsidDel="00000000" w:rsidP="00000000" w:rsidRDefault="00000000" w:rsidRPr="00000000" w14:paraId="00000977">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decomposes (student-placed), system color-codes rectangles and shows dimensions for each.</w:t>
      </w:r>
    </w:p>
    <w:p w:rsidR="00000000" w:rsidDel="00000000" w:rsidP="00000000" w:rsidRDefault="00000000" w:rsidRPr="00000000" w14:paraId="00000978">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dimension assignment:</w:t>
      </w:r>
      <w:r w:rsidDel="00000000" w:rsidR="00000000" w:rsidRPr="00000000">
        <w:rPr>
          <w:rtl w:val="0"/>
        </w:rPr>
        <w:t xml:space="preserve"> After decomposition, guide explicitly asks: "Look at the blue rectangle. Which dimensions belong to it?" System highlights the dimension labels on the blue rectangle's edges. Student identifies: "4 and 3." Then: "Which dimensions belong to the pink rectangle?" Student identifies: "5 and 2."</w:t>
      </w:r>
    </w:p>
    <w:p w:rsidR="00000000" w:rsidDel="00000000" w:rsidP="00000000" w:rsidRDefault="00000000" w:rsidRPr="00000000" w14:paraId="00000979">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NEW reasoning step that replaces counting. In M11, students could just count squares in each colored rectangle. Now they must READ the correct dimensions. The decomposition determines which dimensions pair together.</w:t>
      </w:r>
    </w:p>
    <w:p w:rsidR="00000000" w:rsidDel="00000000" w:rsidP="00000000" w:rsidRDefault="00000000" w:rsidRPr="00000000" w14:paraId="0000097A">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calculates each area (MC), adds (MC). Equation Builder displays color-coded expression.</w:t>
      </w:r>
    </w:p>
    <w:p w:rsidR="00000000" w:rsidDel="00000000" w:rsidP="00000000" w:rsidRDefault="00000000" w:rsidRPr="00000000" w14:paraId="0000097B">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with partial grid. All L-shapes or simple 2-component rectilinear.</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7D">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Dimension-pairing check (after 2nd problem):</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7F">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displays a decomposed figure with all dimensions labeled. Guide poses an incorrect pairing: "A student looked at this figure and multiplied 5 × 4. Is that one of the rectangles?" Student examines: no, 5 and 4 are on different rectangles. "5 belongs to the blue rectangle and 4 belongs to the pink rectangle. You can't just grab any two numbers."</w:t>
      </w:r>
    </w:p>
    <w:p w:rsidR="00000000" w:rsidDel="00000000" w:rsidP="00000000" w:rsidRDefault="00000000" w:rsidRPr="00000000" w14:paraId="00000980">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directly addresses misconception M12 before it takes root. Cost: ~30 seconds.</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rPr/>
      </w:pPr>
      <w:r w:rsidDel="00000000" w:rsidR="00000000" w:rsidRPr="00000000">
        <w:rPr>
          <w:i w:val="1"/>
          <w:iCs w:val="1"/>
          <w:rtl w:val="0"/>
        </w:rPr>
        <w:t xml:space="preserve">Mid activities (Dimensions only — grid removed):</w:t>
      </w: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and simple rectilinear, labels only — no grid, all dimension labels visible) + </w:t>
      </w:r>
      <w:r w:rsidDel="00000000" w:rsidR="00000000" w:rsidRPr="00000000">
        <w:rPr>
          <w:b w:val="1"/>
          <w:bCs w:val="1"/>
          <w:rtl w:val="0"/>
        </w:rPr>
        <w:t xml:space="preserve">Equation Builder</w:t>
      </w:r>
      <w:r w:rsidDel="00000000" w:rsidR="00000000" w:rsidRPr="00000000">
        <w:rPr>
          <w:rtl w:val="0"/>
        </w:rPr>
        <w:t xml:space="preserve"> (</w:t>
      </w:r>
      <w:r w:rsidDel="00000000" w:rsidR="00000000" w:rsidRPr="00000000">
        <w:rPr>
          <w:rtl w:val="0"/>
        </w:rPr>
        <w:t xml:space="preserve">color-coded parenthesized expression)</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6">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full abstraction step. No grid at all. All edges have dimension labels. Student must decompose, identify dimensions for each rectangle, calculate, add.</w:t>
      </w:r>
    </w:p>
    <w:p w:rsidR="00000000" w:rsidDel="00000000" w:rsidP="00000000" w:rsidRDefault="00000000" w:rsidRPr="00000000" w14:paraId="00000987">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decomposes (student-placed). System color-codes rectangles. Dimensions highlighted per rectangle.</w:t>
      </w:r>
    </w:p>
    <w:p w:rsidR="00000000" w:rsidDel="00000000" w:rsidP="00000000" w:rsidRDefault="00000000" w:rsidRPr="00000000" w14:paraId="00000988">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calculates each area (MC), adds (MC).</w:t>
      </w:r>
    </w:p>
    <w:p w:rsidR="00000000" w:rsidDel="00000000" w:rsidP="00000000" w:rsidRDefault="00000000" w:rsidRPr="00000000" w14:paraId="00000989">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 L-shapes and 2–3 component rectilinear figures.</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B">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related sides add up (after 1st or 2nd labels-only problem, when an L-shape has segment labels AND a total-edge label visible):</w:t>
      </w: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8D">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the student completes the problem correctly, the guide adds one verification step: "Let's check something. Look at the horizontal sides." </w:t>
      </w:r>
      <w:commentRangeStart w:id="182"/>
      <w:r w:rsidDel="00000000" w:rsidR="00000000" w:rsidRPr="00000000">
        <w:rPr>
          <w:rtl w:val="0"/>
        </w:rPr>
        <w:t xml:space="preserve">The system highlights the horizontal edges. </w:t>
      </w:r>
      <w:commentRangeEnd w:id="182"/>
      <w:r w:rsidDel="00000000" w:rsidR="00000000" w:rsidRPr="00000000">
        <w:commentReference w:id="182"/>
      </w:r>
      <w:r w:rsidDel="00000000" w:rsidR="00000000" w:rsidRPr="00000000">
        <w:rPr>
          <w:rtl w:val="0"/>
        </w:rPr>
        <w:t xml:space="preserve">"This piece is 5, this piece is 3, and the total across the bottom is 8. Does 5 + 3 = 8? Yes! Related sides always add up. That's how you know your dimensions are right."</w:t>
      </w:r>
    </w:p>
    <w:p w:rsidR="00000000" w:rsidDel="00000000" w:rsidP="00000000" w:rsidRDefault="00000000" w:rsidRPr="00000000" w14:paraId="0000098E">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Repeat this verification on the next problem with vertical sides: "The tall side is 6. The two vertical pieces are 4 and 2. Does 4 + 2 = 6? Yes — related sides add up."</w:t>
      </w:r>
    </w:p>
    <w:p w:rsidR="00000000" w:rsidDel="00000000" w:rsidP="00000000" w:rsidRDefault="00000000" w:rsidRPr="00000000" w14:paraId="0000098F">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By Late, prompt the student to self-check: "Can you check — do the related sides add up?" This shifts verification from guide-demonstrated to student-initiated.</w:t>
      </w:r>
    </w:p>
    <w:p w:rsidR="00000000" w:rsidDel="00000000" w:rsidP="00000000" w:rsidRDefault="00000000" w:rsidRPr="00000000" w14:paraId="00000990">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now:</w:t>
      </w:r>
      <w:r w:rsidDel="00000000" w:rsidR="00000000" w:rsidRPr="00000000">
        <w:rPr>
          <w:rtl w:val="0"/>
        </w:rPr>
        <w:t xml:space="preserve"> This costs ~20 seconds per problem and introduces the "related sides add up" principle as a VERIFICATION tool. In M13, this same principle becomes the PROBLEM-SOLVING tool for finding missing sides. Students arrive at M13 already knowing the principle — they just apply it in a new direction (from checking to finding). This reduces M13's cognitive load by one variable, consistent with the unit's one-new-thing-per-module philosophy.</w:t>
      </w:r>
    </w:p>
    <w:p w:rsidR="00000000" w:rsidDel="00000000" w:rsidP="00000000" w:rsidRDefault="00000000" w:rsidRPr="00000000" w14:paraId="00000991">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Vocabulary note:</w:t>
      </w:r>
      <w:r w:rsidDel="00000000" w:rsidR="00000000" w:rsidRPr="00000000">
        <w:rPr>
          <w:rFonts w:ascii="Arial Unicode MS" w:cs="Arial Unicode MS" w:eastAsia="Arial Unicode MS" w:hAnsi="Arial Unicode MS"/>
          <w:rtl w:val="0"/>
        </w:rPr>
        <w:t xml:space="preserve"> "Related sides" is introduced here informally ("related sides always add up"). It becomes a formal vocabulary term in M13. This is the same preview-then-formalize pattern used for "rows of" (M3) → "×" (M4) and "length/width" (M4 Mid) → "length × width" (M4 Late).</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993">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Patio paving context introduced (Mid, problem 3 or 4):</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5">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Garcia family is paving their patio. The patio is this shape. How many square feet of pavers do they need?"</w:t>
      </w:r>
    </w:p>
    <w:p w:rsidR="00000000" w:rsidDel="00000000" w:rsidP="00000000" w:rsidRDefault="00000000" w:rsidRPr="00000000" w14:paraId="00000996">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Composite figure displayed with dimension labels in feet. L-shaped patio.</w:t>
      </w:r>
    </w:p>
    <w:p w:rsidR="00000000" w:rsidDel="00000000" w:rsidP="00000000" w:rsidRDefault="00000000" w:rsidRPr="00000000" w14:paraId="00000997">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decomposes, calculates, adds. Same workflow, real-world context.</w:t>
      </w:r>
    </w:p>
    <w:p w:rsidR="00000000" w:rsidDel="00000000" w:rsidP="00000000" w:rsidRDefault="00000000" w:rsidRPr="00000000" w14:paraId="00000998">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first real-world context for composite figures. Patio paving is sustained through Late and Practice.</w:t>
      </w:r>
    </w:p>
    <w:p w:rsidR="00000000" w:rsidDel="00000000" w:rsidP="00000000" w:rsidRDefault="00000000" w:rsidRPr="00000000" w14:paraId="00000999">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"Knowing the total area tells you how many square feet of pavers to buy."</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i w:val="1"/>
          <w:iCs w:val="1"/>
          <w:rtl w:val="0"/>
        </w:rPr>
        <w:t xml:space="preserve">Late activities (Independent, mixed contexts):</w:t>
      </w: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T-shapes, U-shapes, labels only, 2–3 components)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9F">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independence. No partial grid. No ghost grid unless remediation is triggered.</w:t>
      </w:r>
    </w:p>
    <w:p w:rsidR="00000000" w:rsidDel="00000000" w:rsidP="00000000" w:rsidRDefault="00000000" w:rsidRPr="00000000" w14:paraId="000009A0">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Cognitive load sequencing:</w:t>
      </w:r>
      <w:r w:rsidDel="00000000" w:rsidR="00000000" w:rsidRPr="00000000">
        <w:rPr>
          <w:rtl w:val="0"/>
        </w:rPr>
        <w:t xml:space="preserve"> The first Late problem should be a 2-component figure with many dimension labels (6+ edges labeled) — testing dimension-pairing complexity WITHOUT adding components. This isolates the "many labels" challenge. The second and subsequent Late problems introduce T-shapes and U-shapes (3 components, 8–10 labeled edges). This separates the two increases: more labels first, then more components.</w:t>
      </w:r>
    </w:p>
    <w:p w:rsidR="00000000" w:rsidDel="00000000" w:rsidP="00000000" w:rsidRDefault="00000000" w:rsidRPr="00000000" w14:paraId="000009A1">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abstract (generic square units) and patio paving context (square feet/square meters).</w:t>
      </w:r>
    </w:p>
    <w:p w:rsidR="00000000" w:rsidDel="00000000" w:rsidP="00000000" w:rsidRDefault="00000000" w:rsidRPr="00000000" w14:paraId="000009A2">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problems.</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A4">
      <w:pPr>
        <w:numPr>
          <w:ilvl w:val="0"/>
          <w:numId w:val="68"/>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multiple dimensions, one figure:</w:t>
      </w: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trike w:val="1"/>
        </w:rPr>
      </w:pPr>
      <w:r w:rsidDel="00000000" w:rsidR="00000000" w:rsidRPr="00000000">
        <w:rPr>
          <w:rtl w:val="0"/>
        </w:rPr>
      </w:r>
    </w:p>
    <w:p w:rsidR="00000000" w:rsidDel="00000000" w:rsidP="00000000" w:rsidRDefault="00000000" w:rsidRPr="00000000" w14:paraId="000009A6">
      <w:pPr>
        <w:numPr>
          <w:ilvl w:val="1"/>
          <w:numId w:val="68"/>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Some Late figures have 6–8 dimension labels visible on the exterior edges. After decomposition, student must select the correct 2 dimensions for each component rectangle from among all the visible labels.</w:t>
      </w:r>
    </w:p>
    <w:p w:rsidR="00000000" w:rsidDel="00000000" w:rsidP="00000000" w:rsidRDefault="00000000" w:rsidRPr="00000000" w14:paraId="000009A7">
      <w:pPr>
        <w:numPr>
          <w:ilvl w:val="1"/>
          <w:numId w:val="68"/>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This is where careless dimension-pairing errors appear. The decomposition line is the organizing principle — it determines which dimensions group together.</w:t>
      </w:r>
    </w:p>
    <w:p w:rsidR="00000000" w:rsidDel="00000000" w:rsidP="00000000" w:rsidRDefault="00000000" w:rsidRPr="00000000" w14:paraId="000009A8">
      <w:pPr>
        <w:numPr>
          <w:ilvl w:val="1"/>
          <w:numId w:val="68"/>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MC options for each rectangle's area should include plausible wrong answers from incorrect dimension pairing (e.g., if the correct calculation is 4 × 3 = 12, a distractor might be 4 × 5 = 20, where 5 is a dimension from the OTHER rectangle).</w:t>
      </w:r>
    </w:p>
    <w:p w:rsidR="00000000" w:rsidDel="00000000" w:rsidP="00000000" w:rsidRDefault="00000000" w:rsidRPr="00000000" w14:paraId="000009A9">
      <w:pPr>
        <w:numPr>
          <w:ilvl w:val="0"/>
          <w:numId w:val="68"/>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hd w:fill="b6d7a8" w:val="clear"/>
          <w:rtl w:val="0"/>
        </w:rPr>
        <w:t xml:space="preserve">Key beat — multiple dimensions, one figure:</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b6d7a8" w:val="clear"/>
        </w:rPr>
      </w:pPr>
      <w:r w:rsidDel="00000000" w:rsidR="00000000" w:rsidRPr="00000000">
        <w:rPr>
          <w:rtl w:val="0"/>
        </w:rPr>
      </w:r>
    </w:p>
    <w:p w:rsidR="00000000" w:rsidDel="00000000" w:rsidP="00000000" w:rsidRDefault="00000000" w:rsidRPr="00000000" w14:paraId="000009AB">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Some Late figures have 6–8 dimension labels visible on the exterior edges. After decomposition, student must select the correct 2 dimensions for each component rectangle from among all the visible labels.</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b6d7a8" w:val="clear"/>
        </w:rPr>
      </w:pPr>
      <w:r w:rsidDel="00000000" w:rsidR="00000000" w:rsidRPr="00000000">
        <w:rPr>
          <w:rtl w:val="0"/>
        </w:rPr>
      </w:r>
    </w:p>
    <w:p w:rsidR="00000000" w:rsidDel="00000000" w:rsidP="00000000" w:rsidRDefault="00000000" w:rsidRPr="00000000" w14:paraId="000009AD">
      <w:pPr>
        <w:numPr>
          <w:ilvl w:val="0"/>
          <w:numId w:val="68"/>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hd w:fill="b6d7a8" w:val="clear"/>
          <w:rtl w:val="0"/>
        </w:rPr>
        <w:t xml:space="preserve">Key beat — subtraction decomposition (after 2nd Late problem):</w:t>
      </w: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b6d7a8" w:val="clear"/>
        </w:rPr>
      </w:pPr>
      <w:r w:rsidDel="00000000" w:rsidR="00000000" w:rsidRPr="00000000">
        <w:rPr>
          <w:rtl w:val="0"/>
        </w:rPr>
      </w:r>
    </w:p>
    <w:p w:rsidR="00000000" w:rsidDel="00000000" w:rsidP="00000000" w:rsidRDefault="00000000" w:rsidRPr="00000000" w14:paraId="000009AF">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System displays an L-shape that the student just solved additively (or a new L-shape with clean numbers). Guide: "You found the area by breaking the shape into rectangles and adding. Some mathematicians look at this a different way. Watch."</w:t>
      </w:r>
    </w:p>
    <w:p w:rsidR="00000000" w:rsidDel="00000000" w:rsidP="00000000" w:rsidRDefault="00000000" w:rsidRPr="00000000" w14:paraId="000009B0">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System shows the bounding rectangle (dotted outline, same visual as M11's misconception check). "Remember this? In Module 11, we said this doesn't work BY ITSELF. But what if we kept going?"</w:t>
      </w:r>
    </w:p>
    <w:p w:rsidR="00000000" w:rsidDel="00000000" w:rsidP="00000000" w:rsidRDefault="00000000" w:rsidRPr="00000000" w14:paraId="000009B1">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rFonts w:ascii="Arial Unicode MS" w:cs="Arial Unicode MS" w:eastAsia="Arial Unicode MS" w:hAnsi="Arial Unicode MS"/>
          <w:shd w:fill="b6d7a8" w:val="clear"/>
          <w:rtl w:val="0"/>
        </w:rPr>
        <w:t xml:space="preserve">System highlights the bounding rectangle dimensions: "The full rectangle would be 6 by 8. That's 48." Then highlights the missing corner: "But this piece isn't part of our shape. It's 3 by 4 — that's 12." Equation Builder displays: (6 × 8) − (3 × 4) = 48 − 12 = 36.</w:t>
      </w:r>
    </w:p>
    <w:p w:rsidR="00000000" w:rsidDel="00000000" w:rsidP="00000000" w:rsidRDefault="00000000" w:rsidRPr="00000000" w14:paraId="000009B2">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"48 minus 12 is 36 — the same answer you got by adding! Two different strategies, same area."</w:t>
      </w:r>
    </w:p>
    <w:p w:rsidR="00000000" w:rsidDel="00000000" w:rsidP="00000000" w:rsidRDefault="00000000" w:rsidRPr="00000000" w14:paraId="000009B3">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Guide: "Breaking into parts and adding. Or imagining the full rectangle and subtracting what's missing. Both work. You get to choose which feels easier for each shape."</w:t>
      </w:r>
    </w:p>
    <w:p w:rsidR="00000000" w:rsidDel="00000000" w:rsidP="00000000" w:rsidRDefault="00000000" w:rsidRPr="00000000" w14:paraId="000009B4">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shd w:fill="b6d7a8" w:val="clear"/>
          <w:rtl w:val="0"/>
        </w:rPr>
        <w:t xml:space="preserve">1 additional problem where student tries subtraction decomposition themselves: L-shape with clear bounding rectangle and simple missing corner. Student identifies bounding rectangle dimensions (MC), calculates bounding area, identifies missing corner dimensions (MC), calculates missing area, subtracts. Equation Builder displays the subtraction expression.</w:t>
      </w:r>
    </w:p>
    <w:p w:rsidR="00000000" w:rsidDel="00000000" w:rsidP="00000000" w:rsidRDefault="00000000" w:rsidRPr="00000000" w14:paraId="000009B5">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hd w:fill="b6d7a8" w:val="clear"/>
          <w:rtl w:val="0"/>
        </w:rPr>
        <w:t xml:space="preserve">⚠️ Scope constraint:</w:t>
      </w:r>
      <w:r w:rsidDel="00000000" w:rsidR="00000000" w:rsidRPr="00000000">
        <w:rPr>
          <w:shd w:fill="b6d7a8" w:val="clear"/>
          <w:rtl w:val="0"/>
        </w:rPr>
        <w:t xml:space="preserve"> Subtraction decomposition is taught ONLY for figures with a single rectangular missing piece (L-shapes). T-shapes and U-shapes with multiple missing corners make subtraction decomposition significantly harder and are not used for this strategy. Additive decomposition handles all figure types; subtraction decomposition is a specialized tool for simple cases.</w:t>
      </w:r>
    </w:p>
    <w:p w:rsidR="00000000" w:rsidDel="00000000" w:rsidP="00000000" w:rsidRDefault="00000000" w:rsidRPr="00000000" w14:paraId="000009B6">
      <w:pPr>
        <w:numPr>
          <w:ilvl w:val="1"/>
          <w:numId w:val="68"/>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hd w:fill="b6d7a8" w:val="clear"/>
          <w:rtl w:val="0"/>
        </w:rPr>
        <w:t xml:space="preserve">Starter Pack note:</w:t>
      </w:r>
      <w:r w:rsidDel="00000000" w:rsidR="00000000" w:rsidRPr="00000000">
        <w:rPr>
          <w:shd w:fill="b6d7a8" w:val="clear"/>
          <w:rtl w:val="0"/>
        </w:rPr>
        <w:t xml:space="preserve"> The guide should frame this as strategic choice, not a better method. "Some shapes are easier to think about as 'full rectangle minus missing piece.' Others are easier to break into parts. You'll develop a feel for which works best." Do not push students toward subtraction decomposition — it's an option, not a requirement.</w:t>
      </w:r>
    </w:p>
    <w:p w:rsidR="00000000" w:rsidDel="00000000" w:rsidP="00000000" w:rsidRDefault="00000000" w:rsidRPr="00000000" w14:paraId="000009B7">
      <w:pPr>
        <w:numPr>
          <w:ilvl w:val="0"/>
          <w:numId w:val="68"/>
        </w:numPr>
        <w:ind w:left="720" w:hanging="360"/>
        <w:rPr>
          <w:u w:val="none"/>
        </w:rPr>
      </w:pPr>
      <w:r w:rsidDel="00000000" w:rsidR="00000000" w:rsidRPr="00000000">
        <w:rPr>
          <w:rtl w:val="0"/>
        </w:rPr>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9">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Multiple decompositions — light touch:</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B">
      <w:pPr>
        <w:numPr>
          <w:ilvl w:val="1"/>
          <w:numId w:val="6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problem where guide notes: "You decomposed it one way. There's another way too — and you'd get the same total." Brief, not solved. This is M11's insight recalled, not re-taught.</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C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Partial grid composite:</w:t>
      </w:r>
      <w:r w:rsidDel="00000000" w:rsidR="00000000" w:rsidRPr="00000000">
        <w:rPr>
          <w:rtl w:val="0"/>
        </w:rPr>
        <w:t xml:space="preserve"> L-shape with partial grid and dimension labels. Student decomposes, calculates total area. (Tests: can student work with partial visual support for composite figures)</w:t>
      </w:r>
    </w:p>
    <w:p w:rsidR="00000000" w:rsidDel="00000000" w:rsidP="00000000" w:rsidRDefault="00000000" w:rsidRPr="00000000" w14:paraId="000009C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Labels-only composite:</w:t>
      </w:r>
      <w:r w:rsidDel="00000000" w:rsidR="00000000" w:rsidRPr="00000000">
        <w:rPr>
          <w:rtl w:val="0"/>
        </w:rPr>
        <w:t xml:space="preserve"> L-shape or T-shape, dimensions only, no grid. Student decomposes, identifies correct dimensions per rectangle, calculates total area. (Tests: can student find area without ANY grid, correctly pairing dimensions)</w:t>
      </w:r>
    </w:p>
    <w:p w:rsidR="00000000" w:rsidDel="00000000" w:rsidP="00000000" w:rsidRDefault="00000000" w:rsidRPr="00000000" w14:paraId="000009C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Misconception check — multiplying all numbers:</w:t>
      </w:r>
      <w:r w:rsidDel="00000000" w:rsidR="00000000" w:rsidRPr="00000000">
        <w:rPr>
          <w:rtl w:val="0"/>
        </w:rPr>
        <w:t xml:space="preserve"> Figure with 6 dimension labels. MC includes: correct answer, bounding-rectangle answer (M11 misconception), and a "multiply random dimensions" distractor (M12 misconception). (Tests: does student decompose properly and avoid grabbing numbers indiscriminately)</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ratio:</w:t>
      </w:r>
      <w:r w:rsidDel="00000000" w:rsidR="00000000" w:rsidRPr="00000000">
        <w:rPr>
          <w:rtl w:val="0"/>
        </w:rPr>
        <w:t xml:space="preserve"> 1 scaffolded (partial grid) : 1 independent (labels only) : 1 misconception-targeted. Rationale: the module's goal is grid removal — the exit check must verify students can function at the target abstraction level (labels only) while still catching the two signature errors.</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figure types: L-shapes, T-shapes, U-shapes</w:t>
      </w:r>
    </w:p>
    <w:p w:rsidR="00000000" w:rsidDel="00000000" w:rsidP="00000000" w:rsidRDefault="00000000" w:rsidRPr="00000000" w14:paraId="000009C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ungridded (labels only) — Practice is at the target abstraction level</w:t>
      </w:r>
    </w:p>
    <w:p w:rsidR="00000000" w:rsidDel="00000000" w:rsidP="00000000" w:rsidRDefault="00000000" w:rsidRPr="00000000" w14:paraId="000009C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Ghost grid available as remediation scaffold if student errors indicate they need visual support</w:t>
      </w:r>
    </w:p>
    <w:p w:rsidR="00000000" w:rsidDel="00000000" w:rsidP="00000000" w:rsidRDefault="00000000" w:rsidRPr="00000000" w14:paraId="000009C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abstract and patio/room contexts with named units (sq ft, sq m)</w:t>
      </w:r>
    </w:p>
    <w:p w:rsidR="00000000" w:rsidDel="00000000" w:rsidP="00000000" w:rsidRDefault="00000000" w:rsidRPr="00000000" w14:paraId="000009C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require writing the complete parenthesized expression before calculating (Equation Builder production, not just reading)</w:t>
      </w:r>
    </w:p>
    <w:p w:rsidR="00000000" w:rsidDel="00000000" w:rsidP="00000000" w:rsidRDefault="00000000" w:rsidRPr="00000000" w14:paraId="000009C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dimension-pairing emphasis:</w:t>
      </w:r>
      <w:r w:rsidDel="00000000" w:rsidR="00000000" w:rsidRPr="00000000">
        <w:rPr>
          <w:rFonts w:ascii="Arial Unicode MS" w:cs="Arial Unicode MS" w:eastAsia="Arial Unicode MS" w:hAnsi="Arial Unicode MS"/>
          <w:rtl w:val="0"/>
        </w:rPr>
        <w:t xml:space="preserve"> After every decomposition, the guide should ask or prompt: "Which dimensions go with the [blue/pink] rectangle?" This should be a consistent step in the workflow — not just in Early where it's introduced, but reinforced throughout Practice. The decompose → identify dimensions → calculate → add workflow has FOUR steps, not three. Skipping "identify dimensions" is what produces M12 errors.</w:t>
      </w:r>
    </w:p>
    <w:p w:rsidR="00000000" w:rsidDel="00000000" w:rsidP="00000000" w:rsidRDefault="00000000" w:rsidRPr="00000000" w14:paraId="000009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multiplying all visible numbers; using bounding-box dimensions; pairing dimensions from different rectangles; forgetting to add (reporting one component area only); addition errors in the final sum</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CRA progression display for composite figures: same figure shown in three states — full grid (M11) → partial grid (M12 Early) → dimensions only (M12 target)</w:t>
      </w:r>
    </w:p>
    <w:p w:rsidR="00000000" w:rsidDel="00000000" w:rsidP="00000000" w:rsidRDefault="00000000" w:rsidRPr="00000000" w14:paraId="000009D4">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 shape. Same area. Three different ways to see it. You started by counting every square inside each rectangle. Now you just need the dimensions and your decompose-calculate-add strategy."</w:t>
      </w:r>
    </w:p>
    <w:p w:rsidR="00000000" w:rsidDel="00000000" w:rsidP="00000000" w:rsidRDefault="00000000" w:rsidRPr="00000000" w14:paraId="000009D5">
      <w:pPr>
        <w:numPr>
          <w:ilvl w:val="1"/>
          <w:numId w:val="8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Mirrors M7's synthesis display (four states for single rectangles), reinforcing the parallel progression.</w:t>
      </w:r>
    </w:p>
    <w:p w:rsidR="00000000" w:rsidDel="00000000" w:rsidP="00000000" w:rsidRDefault="00000000" w:rsidRPr="00000000" w14:paraId="000009D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Patio paving callback: "Knowing area helps you figure out how many pavers to buy, how much paint you need, how much carpet to order. And now you can find the area of shapes that aren't just simple rectangles."</w:t>
      </w:r>
    </w:p>
    <w:p w:rsidR="00000000" w:rsidDel="00000000" w:rsidP="00000000" w:rsidRDefault="00000000" w:rsidRPr="00000000" w14:paraId="000009D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Vocabulary consolidation: no new terms. Reinforce: decompose, composite figure, dimensions, multiply, add, parentheses.</w:t>
      </w:r>
    </w:p>
    <w:p w:rsidR="00000000" w:rsidDel="00000000" w:rsidP="00000000" w:rsidRDefault="00000000" w:rsidRPr="00000000" w14:paraId="000009D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Bridge:</w:t>
      </w:r>
      <w:r w:rsidDel="00000000" w:rsidR="00000000" w:rsidRPr="00000000">
        <w:rPr>
          <w:rtl w:val="0"/>
        </w:rPr>
        <w:t xml:space="preserve"> "You learned that related sides add up — and you used that to check your work. What if some sides DIDN'T have measurements? Could you use that same idea to figure out the missing ones?"— display a figure with some sides labeled and others marked with "?". Don't solve it. Leave as teaser.</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rPr/>
      </w:pPr>
      <w:bookmarkStart w:colFirst="0" w:colLast="0" w:name="_ojkcnrbu211z" w:id="132"/>
      <w:bookmarkEnd w:id="132"/>
      <w:r w:rsidDel="00000000" w:rsidR="00000000" w:rsidRPr="00000000">
        <w:rPr>
          <w:rtl w:val="0"/>
        </w:rPr>
        <w:t xml:space="preserve">Scaffolding Progression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b w:val="1"/>
                <w:bCs w:val="1"/>
              </w:rPr>
            </w:pPr>
            <w:r w:rsidDel="00000000" w:rsidR="00000000" w:rsidRPr="00000000">
              <w:rPr>
                <w:b w:val="1"/>
                <w:bCs w:val="1"/>
                <w:rtl w:val="0"/>
              </w:rPr>
              <w:t xml:space="preserve">Grid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b w:val="1"/>
                <w:bCs w:val="1"/>
              </w:rPr>
            </w:pPr>
            <w:r w:rsidDel="00000000" w:rsidR="00000000" w:rsidRPr="00000000">
              <w:rPr>
                <w:b w:val="1"/>
                <w:bCs w:val="1"/>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b w:val="1"/>
                <w:bCs w:val="1"/>
              </w:rPr>
            </w:pPr>
            <w:r w:rsidDel="00000000" w:rsidR="00000000" w:rsidRPr="00000000">
              <w:rPr>
                <w:b w:val="1"/>
                <w:bCs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b w:val="1"/>
                <w:bCs w:val="1"/>
              </w:rPr>
            </w:pPr>
            <w:r w:rsidDel="00000000" w:rsidR="00000000" w:rsidRPr="00000000">
              <w:rPr>
                <w:b w:val="1"/>
                <w:bCs w:val="1"/>
                <w:rtl w:val="0"/>
              </w:rPr>
              <w:t xml:space="preserve">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Fonts w:ascii="Arial Unicode MS" w:cs="Arial Unicode MS" w:eastAsia="Arial Unicode MS" w:hAnsi="Arial Unicode MS"/>
                <w:rtl w:val="0"/>
              </w:rPr>
              <w:t xml:space="preserve">Full grid → labels only (transition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t xml:space="preserve">System-guided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pPr>
            <w:r w:rsidDel="00000000" w:rsidR="00000000" w:rsidRPr="00000000">
              <w:rPr>
                <w:rtl w:val="0"/>
              </w:rPr>
              <w:t xml:space="preserve">Abstract (sq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left"/>
              <w:rPr/>
            </w:pPr>
            <w:r w:rsidDel="00000000" w:rsidR="00000000" w:rsidRPr="00000000">
              <w:rPr>
                <w:rtl w:val="0"/>
              </w:rPr>
              <w:t xml:space="preserve">Partial grid + 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pPr>
            <w:r w:rsidDel="00000000" w:rsidR="00000000" w:rsidRPr="00000000">
              <w:rPr>
                <w:rtl w:val="0"/>
              </w:rPr>
              <w:t xml:space="preserve">Student-drawn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pPr>
            <w:r w:rsidDel="00000000" w:rsidR="00000000" w:rsidRPr="00000000">
              <w:rPr>
                <w:rtl w:val="0"/>
              </w:rPr>
              <w:t xml:space="preserve">Abstract (sq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pPr>
            <w:r w:rsidDel="00000000" w:rsidR="00000000" w:rsidRPr="00000000">
              <w:rPr>
                <w:rtl w:val="0"/>
              </w:rPr>
              <w:t xml:space="preserve">Labels only (no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pPr>
            <w:r w:rsidDel="00000000" w:rsidR="00000000" w:rsidRPr="00000000">
              <w:rPr>
                <w:rtl w:val="0"/>
              </w:rPr>
              <w:t xml:space="preserve">Student-drawn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Fonts w:ascii="Arial Unicode MS" w:cs="Arial Unicode MS" w:eastAsia="Arial Unicode MS" w:hAnsi="Arial Unicode MS"/>
                <w:rtl w:val="0"/>
              </w:rPr>
              <w:t xml:space="preserve">Abstract → Patio paving (sq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pPr>
            <w:r w:rsidDel="00000000" w:rsidR="00000000" w:rsidRPr="00000000">
              <w:rPr>
                <w:rtl w:val="0"/>
              </w:rPr>
              <w:t xml:space="preserve">Labels only (no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pPr>
            <w:r w:rsidDel="00000000" w:rsidR="00000000" w:rsidRPr="00000000">
              <w:rPr>
                <w:rtl w:val="0"/>
              </w:rPr>
              <w:t xml:space="preserve">Student-drawn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Mixed (abstract + patio/room)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t xml:space="preserve">2–3</w:t>
            </w:r>
          </w:p>
        </w:tc>
      </w:tr>
    </w:tbl>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b w:val="1"/>
          <w:bCs w:val="1"/>
          <w:rtl w:val="0"/>
        </w:rPr>
        <w:t xml:space="preserve">Scaffolding strategy:</w:t>
      </w:r>
      <w:r w:rsidDel="00000000" w:rsidR="00000000" w:rsidRPr="00000000">
        <w:rPr>
          <w:rtl w:val="0"/>
        </w:rPr>
        <w:t xml:space="preserve"> The decomposition interaction is constant (student draws throughout). What changes is the visual support — from partial grid to no grid. This isolates one variable: students aren't learning a new decomposition method AND losing the grid simultaneously. They learned decomposition in M11; M12 removes the grid on the SAME skill.</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b w:val="1"/>
          <w:bCs w:val="1"/>
          <w:rtl w:val="0"/>
        </w:rPr>
        <w:t xml:space="preserve">Ghost grid as remediation:</w:t>
      </w:r>
      <w:r w:rsidDel="00000000" w:rsidR="00000000" w:rsidRPr="00000000">
        <w:rPr>
          <w:rtl w:val="0"/>
        </w:rPr>
        <w:t xml:space="preserve"> Composite Figures supports a ghost grid mode (see spec: faint grid lines appear throughout figure). This is guide-activated, not student-accessible. Used when a student demonstrates they can't work from dimensions alone on a specific problem. The ghost grid appears, student recalculates, ghost grid fades. If a student triggers ghost grid on 2+ problems in Mid/Late, flag for M11 reinforcement — they may not have consolidated the gridded composite workflow before the grid was removed.</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b w:val="1"/>
          <w:bCs w:val="1"/>
          <w:rtl w:val="0"/>
        </w:rPr>
        <w:t xml:space="preserve">⚠️ Starter Pack guidance — ghost grid diagnostic:</w:t>
      </w:r>
      <w:r w:rsidDel="00000000" w:rsidR="00000000" w:rsidRPr="00000000">
        <w:rPr>
          <w:rtl w:val="0"/>
        </w:rPr>
        <w:t xml:space="preserve"> The ghost grid trigger is diagnostic data, not just remediation. If a student needs the ghost grid once, that's normal transition friction. If they need it twice, the guide should say something like "Let's slow down — the grid is helpful, and there's nothing wrong with using it. But let's practice with grids a bit more before we take them away." This signals the adaptive system to loop back to M11-level problems (gridded composites) before continuing M12. The ghost grid pattern (frequency, which problems) should be logged and surfaced in the mastery tracking dashboard.</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rPr/>
      </w:pPr>
      <w:bookmarkStart w:colFirst="0" w:colLast="0" w:name="_rwj1vvs2v7qk" w:id="133"/>
      <w:bookmarkEnd w:id="133"/>
      <w:r w:rsidDel="00000000" w:rsidR="00000000" w:rsidRPr="00000000">
        <w:rPr>
          <w:rtl w:val="0"/>
        </w:rPr>
        <w:t xml:space="preserve">Tool Requirements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tl w:val="0"/>
              </w:rPr>
              <w:t xml:space="preserve">Full grid (warmup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Quick M11-style solve, then grid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pPr>
            <w:r w:rsidDel="00000000" w:rsidR="00000000" w:rsidRPr="00000000">
              <w:rPr>
                <w:rtl w:val="0"/>
              </w:rPr>
              <w:t xml:space="preserve">Partial grid (first row + first column per component) + dimension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b w:val="1"/>
                <w:bCs w:val="1"/>
                <w:rtl w:val="0"/>
              </w:rPr>
              <w:t xml:space="preserve">Draw Decomposition Line</w:t>
            </w:r>
            <w:r w:rsidDel="00000000" w:rsidR="00000000" w:rsidRPr="00000000">
              <w:rPr>
                <w:rtl w:val="0"/>
              </w:rPr>
              <w:t xml:space="preserve"> (student-placed) + color-coding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t xml:space="preserve">Early: structural 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Labels only — dimension labels on all exterior edges, no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b w:val="1"/>
                <w:bCs w:val="1"/>
                <w:rtl w:val="0"/>
              </w:rPr>
              <w:t xml:space="preserve">Draw Decomposition Line (student-placed) </w:t>
            </w:r>
            <w:r w:rsidDel="00000000" w:rsidR="00000000" w:rsidRPr="00000000">
              <w:rPr>
                <w:rtl w:val="0"/>
              </w:rPr>
              <w:t xml:space="preserve"> + color-coding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Mid/Late: target abstraction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t xml:space="preserve">Ghost grid (faint grid overlay on labels-only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t xml:space="preserve">Guide-activated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t xml:space="preserve">Activated when student can't work from dimensions; fades after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t xml:space="preserve">Dimension highlighting per component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System highlights which dimensions belong to each color-coded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ALL phases: supports dimension-pairing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Parenthesized addition, </w:t>
            </w:r>
            <w:r w:rsidDel="00000000" w:rsidR="00000000" w:rsidRPr="00000000">
              <w:rPr>
                <w:b w:val="1"/>
                <w:bCs w:val="1"/>
                <w:rtl w:val="0"/>
              </w:rPr>
              <w:t xml:space="preserve">color-coded per rectangle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Click-select products, then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Blue term matches blue rectangle, etc.</w:t>
            </w:r>
          </w:p>
        </w:tc>
      </w:tr>
    </w:tbl>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b w:val="1"/>
          <w:bCs w:val="1"/>
          <w:rtl w:val="0"/>
        </w:rPr>
        <w:t xml:space="preserve">Critical capability — Dimension highlighting after decomposition:</w:t>
      </w:r>
      <w:r w:rsidDel="00000000" w:rsidR="00000000" w:rsidRPr="00000000">
        <w:rPr>
          <w:rtl w:val="0"/>
        </w:rPr>
        <w:t xml:space="preserve"> After the student draws a decomposition line and rectangles are color-coded, the system must highlight which dimension labels belong to each rectangle. This means: when the blue rectangle is selected/active, only its dimension labels are emphasized (others dim or remain neutral). This is the primary defense against misconception M12 — it makes the dimension-to-rectangle mapping explicit. In Early, this highlighting is automatic. In Late, it can be on-demand (student taps a rectangle to see its dimensions highlighted).</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b w:val="1"/>
          <w:bCs w:val="1"/>
          <w:rtl w:val="0"/>
        </w:rPr>
        <w:t xml:space="preserve">Critical capability — </w:t>
      </w:r>
      <w:r w:rsidDel="00000000" w:rsidR="00000000" w:rsidRPr="00000000">
        <w:rPr>
          <w:rtl w:val="0"/>
        </w:rPr>
        <w:t xml:space="preserve">Edge label behavior after decomposition: Same as M12. Full-edge totals dim, segment dimensions activate.</w:t>
      </w:r>
    </w:p>
    <w:p w:rsidR="00000000" w:rsidDel="00000000" w:rsidP="00000000" w:rsidRDefault="00000000" w:rsidRPr="00000000" w14:paraId="00000A1E">
      <w:pPr>
        <w:numPr>
          <w:ilvl w:val="0"/>
          <w:numId w:val="5"/>
        </w:numPr>
        <w:spacing w:after="0" w:afterAutospacing="0" w:before="240" w:lineRule="auto"/>
        <w:ind w:left="720" w:hanging="360"/>
        <w:rPr/>
      </w:pPr>
      <w:r w:rsidDel="00000000" w:rsidR="00000000" w:rsidRPr="00000000">
        <w:rPr>
          <w:rtl w:val="0"/>
        </w:rPr>
        <w:t xml:space="preserve">Early: The missing sides have been resolved before decomposition begins, so by the time the student draws a decomposition line, all edges are labeled.</w:t>
      </w:r>
    </w:p>
    <w:p w:rsidR="00000000" w:rsidDel="00000000" w:rsidP="00000000" w:rsidRDefault="00000000" w:rsidRPr="00000000" w14:paraId="00000A1F">
      <w:pPr>
        <w:numPr>
          <w:ilvl w:val="0"/>
          <w:numId w:val="5"/>
        </w:numPr>
        <w:spacing w:after="240" w:before="0" w:beforeAutospacing="0" w:lineRule="auto"/>
        <w:ind w:left="720" w:hanging="360"/>
        <w:rPr/>
      </w:pPr>
      <w:r w:rsidDel="00000000" w:rsidR="00000000" w:rsidRPr="00000000">
        <w:rPr>
          <w:rtl w:val="0"/>
        </w:rPr>
        <w:t xml:space="preserve">Mid–Late: Decomposition occurs first. Some edges may still show "?" markers. After decomposition, the system identifies which missing sides the student needs for their chosen sub-rectangles and prompts those via MC. Missing sides NOT needed for the current decomposition remain as "?" (they don't block area calculation). After the relevant missing sides are resolved, dimension highlighting per rectangle proceeds as normal.</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b w:val="1"/>
          <w:bCs w:val="1"/>
          <w:rtl w:val="0"/>
        </w:rPr>
        <w:t xml:space="preserve">Critical capability — Partial grid for composite figures:</w:t>
      </w:r>
      <w:r w:rsidDel="00000000" w:rsidR="00000000" w:rsidRPr="00000000">
        <w:rPr>
          <w:rtl w:val="0"/>
        </w:rPr>
        <w:t xml:space="preserve"> The partial grid shows the first complete horizontal row of squares across the WIDEST part of the figure, and the first complete vertical column down the TALLEST part of the figure. This maintains the "one shape" principle — the partial grid is defined relative to the whole figure, not pre-decomposed into component grids. After the student draws a decomposition line, the partial grid within each color-coded rectangle will naturally show enough structure for dimension reading. Engineering specification: in an L-shape, the "first row" follows the full top edge at its widest extent, even if the L's notch means some squares in that row are absent from the figure — those absent positions should be visibly empty (no square), reinforcing the composite shape. Dimension labels appear on all edges simultaneously.</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b w:val="1"/>
          <w:bCs w:val="1"/>
          <w:rtl w:val="0"/>
        </w:rPr>
        <w:t xml:space="preserve">Critical capability — Ghost grid remediation:</w:t>
      </w:r>
      <w:r w:rsidDel="00000000" w:rsidR="00000000" w:rsidRPr="00000000">
        <w:rPr>
          <w:rtl w:val="0"/>
        </w:rPr>
        <w:t xml:space="preserve"> The guide can activate a faint grid overlay on any labels-only composite figure. This is a teaching/remediation action, not a student toggle. The ghost grid provides temporary visual support without reverting the problem to full-grid mode. Should be logged for diagnostic purposes (student needed visual scaffold at labels-only level). See Composite Figures spec: "Ghost Grid — available except in Full Grid state."</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b w:val="1"/>
          <w:bCs w:val="1"/>
          <w:rtl w:val="0"/>
        </w:rPr>
        <w:t xml:space="preserve">Equation Builder color-coding:</w:t>
      </w:r>
      <w:r w:rsidDel="00000000" w:rsidR="00000000" w:rsidRPr="00000000">
        <w:rPr>
          <w:rtl w:val="0"/>
        </w:rPr>
        <w:t xml:space="preserve"> Continues from M11 — each parenthesized term matches the color of its corresponding rectangle in the figure. This becomes even more important in M12 because the color link is the primary visual connection between the abstract expression and the ungridded figure. Without grids, the color-coded equation is how students verify "yes, (4 × 3) refers to THAT rectangle."</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b w:val="1"/>
          <w:bCs w:val="1"/>
          <w:rtl w:val="0"/>
        </w:rPr>
        <w:t xml:space="preserve">No new tools.</w:t>
      </w:r>
      <w:r w:rsidDel="00000000" w:rsidR="00000000" w:rsidRPr="00000000">
        <w:rPr>
          <w:rtl w:val="0"/>
        </w:rPr>
        <w:t xml:space="preserve"> M12 uses the same Composite Figures and Equation Builder from M11. The change is in configuration (grid states), not tooling.</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rPr/>
      </w:pPr>
      <w:bookmarkStart w:colFirst="0" w:colLast="0" w:name="_j7ecpbxrhdl4" w:id="134"/>
      <w:bookmarkEnd w:id="134"/>
      <w:r w:rsidDel="00000000" w:rsidR="00000000" w:rsidRPr="00000000">
        <w:rPr>
          <w:rtl w:val="0"/>
        </w:rPr>
        <w:t xml:space="preserve">Data Constraints</w:t>
      </w:r>
    </w:p>
    <w:p w:rsidR="00000000" w:rsidDel="00000000" w:rsidP="00000000" w:rsidRDefault="00000000" w:rsidRPr="00000000" w14:paraId="00000A2B">
      <w:pPr>
        <w:rPr>
          <w:strike w:val="1"/>
        </w:rPr>
      </w:pPr>
      <w:r w:rsidDel="00000000" w:rsidR="00000000" w:rsidRPr="00000000">
        <w:rPr>
          <w:b w:val="1"/>
          <w:bCs w:val="1"/>
          <w:strike w:val="1"/>
          <w:rtl w:val="0"/>
        </w:rPr>
        <w:t xml:space="preserve">Early figures (partial grid):</w:t>
      </w:r>
      <w:r w:rsidDel="00000000" w:rsidR="00000000" w:rsidRPr="00000000">
        <w:rPr>
          <w:rFonts w:ascii="Arial Unicode MS" w:cs="Arial Unicode MS" w:eastAsia="Arial Unicode MS" w:hAnsi="Arial Unicode MS"/>
          <w:strike w:val="1"/>
          <w:rtl w:val="0"/>
        </w:rPr>
        <w:t xml:space="preserve"> 2-component L-shapes with all dimensions labeled. Side lengths 2–8; component areas ≤ 40; total area ≤ 60.</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A2D">
      <w:pPr>
        <w:numPr>
          <w:ilvl w:val="0"/>
          <w:numId w:val="86"/>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Examples: L-shape with components 4×3 + 5×2 = 22; 6×3 + 2×4 = 26</w:t>
      </w:r>
    </w:p>
    <w:p w:rsidR="00000000" w:rsidDel="00000000" w:rsidP="00000000" w:rsidRDefault="00000000" w:rsidRPr="00000000" w14:paraId="00000A2E">
      <w:pPr>
        <w:numPr>
          <w:ilvl w:val="0"/>
          <w:numId w:val="86"/>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Same data quality as M11 Early — component areas should be different, dimensions should require genuine multiplication</w:t>
      </w:r>
    </w:p>
    <w:p w:rsidR="00000000" w:rsidDel="00000000" w:rsidP="00000000" w:rsidRDefault="00000000" w:rsidRPr="00000000" w14:paraId="00000A2F">
      <w:pPr>
        <w:numPr>
          <w:ilvl w:val="0"/>
          <w:numId w:val="86"/>
        </w:numPr>
        <w:ind w:left="720" w:hanging="360"/>
        <w:rPr>
          <w:u w:val="none"/>
        </w:rPr>
      </w:pPr>
      <w:r w:rsidDel="00000000" w:rsidR="00000000" w:rsidRPr="00000000">
        <w:rPr>
          <w:rtl w:val="0"/>
        </w:rPr>
      </w:r>
    </w:p>
    <w:p w:rsidR="00000000" w:rsidDel="00000000" w:rsidP="00000000" w:rsidRDefault="00000000" w:rsidRPr="00000000" w14:paraId="00000A30">
      <w:pPr>
        <w:rPr>
          <w:shd w:fill="ffe599" w:val="clear"/>
        </w:rPr>
      </w:pPr>
      <w:r w:rsidDel="00000000" w:rsidR="00000000" w:rsidRPr="00000000">
        <w:rPr>
          <w:b w:val="1"/>
          <w:bCs w:val="1"/>
          <w:shd w:fill="ffe599" w:val="clear"/>
          <w:rtl w:val="0"/>
        </w:rPr>
        <w:t xml:space="preserve">Early figures (partial grid):</w:t>
      </w:r>
      <w:r w:rsidDel="00000000" w:rsidR="00000000" w:rsidRPr="00000000">
        <w:rPr>
          <w:rFonts w:ascii="Arial Unicode MS" w:cs="Arial Unicode MS" w:eastAsia="Arial Unicode MS" w:hAnsi="Arial Unicode MS"/>
          <w:shd w:fill="ffe599" w:val="clear"/>
          <w:rtl w:val="0"/>
        </w:rPr>
        <w:t xml:space="preserve"> 2-component L-shapes with all dimensions labeled. Side lengths 2–8; component areas ≤ 40; total area ≤ 60.</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A32">
      <w:pPr>
        <w:numPr>
          <w:ilvl w:val="0"/>
          <w:numId w:val="8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Examples: L-shape with components 6×3 + 2×4 = 26; 5×4 + 3×3 = 29</w:t>
      </w:r>
    </w:p>
    <w:p w:rsidR="00000000" w:rsidDel="00000000" w:rsidP="00000000" w:rsidRDefault="00000000" w:rsidRPr="00000000" w14:paraId="00000A33">
      <w:pPr>
        <w:numPr>
          <w:ilvl w:val="0"/>
          <w:numId w:val="8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Must use different dimensions than the warm-up figure. If warm-up uses 4×3 + 5×2 = 22, no Early problem should reuse those dimensions.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b w:val="1"/>
          <w:bCs w:val="1"/>
          <w:rtl w:val="0"/>
        </w:rPr>
        <w:t xml:space="preserve">Mid figures (labels only):</w:t>
      </w:r>
      <w:r w:rsidDel="00000000" w:rsidR="00000000" w:rsidRPr="00000000">
        <w:rPr>
          <w:rFonts w:ascii="Arial Unicode MS" w:cs="Arial Unicode MS" w:eastAsia="Arial Unicode MS" w:hAnsi="Arial Unicode MS"/>
          <w:rtl w:val="0"/>
        </w:rPr>
        <w:t xml:space="preserve"> 2–3 component L-shapes and simple rectilinear. Side lengths 2–10; component areas ≤ 50; total area ≤ 80.</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Examples: L-shape with components 5×4 + 3×6 = 38; T-shape with 3 components totaling 45</w:t>
      </w:r>
    </w:p>
    <w:p w:rsidR="00000000" w:rsidDel="00000000" w:rsidP="00000000" w:rsidRDefault="00000000" w:rsidRPr="00000000" w14:paraId="00000A3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Total area raised from M11's ≤ 50 ceiling because students no longer verify by counting — they trust multiplication</w:t>
      </w:r>
    </w:p>
    <w:p w:rsidR="00000000" w:rsidDel="00000000" w:rsidP="00000000" w:rsidRDefault="00000000" w:rsidRPr="00000000" w14:paraId="00000A3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some figures where multiple dimensions are visible on the same edge (e.g., an L-shape where the long horizontal edge is 8, and it's composed of a 5-segment and a 3-segment). Before decomposition, the figure shows ALL labels: "8" on the full edge AND "5" and "3" on the segments. After decomposition, the system dims the full-edge total (8) and emphasizes only the segment dimensions (5 and 3) that belong to the component rectangles. See Tool Requirements: "Edge label behavior after decomposition."</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b w:val="1"/>
          <w:bCs w:val="1"/>
          <w:rtl w:val="0"/>
        </w:rPr>
        <w:t xml:space="preserve">Late figures (labels only, mixed context):</w:t>
      </w:r>
      <w:r w:rsidDel="00000000" w:rsidR="00000000" w:rsidRPr="00000000">
        <w:rPr>
          <w:rFonts w:ascii="Arial Unicode MS" w:cs="Arial Unicode MS" w:eastAsia="Arial Unicode MS" w:hAnsi="Arial Unicode MS"/>
          <w:rtl w:val="0"/>
        </w:rPr>
        <w:t xml:space="preserve"> 2–3 component figures, L/T/U shapes. Side lengths 2–10; total area ≤ 100 (with real-world contexts).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Patio paving examples: L-shaped patio, 6 ft × 8 ft overall with 3 ft × 4 ft notch. Area = (6 × 4) + (3 × 4) = 24 + 12 = 36 sq ft. (Or decomposed differently: (6 × 8) - (3 × 4) = 48 - 12 = 36 — but subtraction method is NOT taught in M12. If a student proposes it, validate but don't require it.)</w:t>
      </w:r>
    </w:p>
    <w:p w:rsidR="00000000" w:rsidDel="00000000" w:rsidP="00000000" w:rsidRDefault="00000000" w:rsidRPr="00000000" w14:paraId="00000A3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dimension labels on edges: at least 2 Late problems should have 6+ visible dimension labels, forcing careful dimension-pairing</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b w:val="1"/>
          <w:bCs w:val="1"/>
          <w:rtl w:val="0"/>
        </w:rPr>
        <w:t xml:space="preserve">MC distractor design for M12 misconception:</w:t>
      </w:r>
      <w:r w:rsidDel="00000000" w:rsidR="00000000" w:rsidRPr="00000000">
        <w:rPr>
          <w:rtl w:val="0"/>
        </w:rPr>
        <w:t xml:space="preserve"> Include answer options generated by:</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Correct answer (decompose + multiply + add)</w:t>
      </w:r>
    </w:p>
    <w:p w:rsidR="00000000" w:rsidDel="00000000" w:rsidP="00000000" w:rsidRDefault="00000000" w:rsidRPr="00000000" w14:paraId="00000A4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Bounding-box error (multiply longest horizontal × longest vertical)</w:t>
      </w:r>
    </w:p>
    <w:p w:rsidR="00000000" w:rsidDel="00000000" w:rsidP="00000000" w:rsidRDefault="00000000" w:rsidRPr="00000000" w14:paraId="00000A4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Random dimension multiplication (multiply two dimensions from different rectangles)</w:t>
      </w:r>
    </w:p>
    <w:p w:rsidR="00000000" w:rsidDel="00000000" w:rsidP="00000000" w:rsidRDefault="00000000" w:rsidRPr="00000000" w14:paraId="00000A45">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Partial calculation (only one rectangle's area — forgot to add)</w:t>
      </w:r>
    </w:p>
    <w:p w:rsidR="00000000" w:rsidDel="00000000" w:rsidP="00000000" w:rsidRDefault="00000000" w:rsidRPr="00000000" w14:paraId="00000A4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gives 4 MC options that diagnose WHICH error the student made, not just whether they're right/wrong</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b w:val="1"/>
          <w:bCs w:val="1"/>
          <w:rtl w:val="0"/>
        </w:rPr>
        <w:t xml:space="preserve">⚠️ Engineering — diagnostic mapping for adaptive system:</w:t>
      </w:r>
      <w:r w:rsidDel="00000000" w:rsidR="00000000" w:rsidRPr="00000000">
        <w:rPr>
          <w:rtl w:val="0"/>
        </w:rPr>
        <w:t xml:space="preserve"> Each MC distractor corresponds to a specific error type and remediation path:</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b w:val="1"/>
                <w:bCs w:val="1"/>
              </w:rPr>
            </w:pPr>
            <w:r w:rsidDel="00000000" w:rsidR="00000000" w:rsidRPr="00000000">
              <w:rPr>
                <w:b w:val="1"/>
                <w:bCs w:val="1"/>
                <w:rtl w:val="0"/>
              </w:rPr>
              <w:t xml:space="preserve">Distractor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b w:val="1"/>
                <w:bCs w:val="1"/>
              </w:rPr>
            </w:pPr>
            <w:r w:rsidDel="00000000" w:rsidR="00000000" w:rsidRPr="00000000">
              <w:rPr>
                <w:b w:val="1"/>
                <w:bCs w:val="1"/>
                <w:rtl w:val="0"/>
              </w:rPr>
              <w:t xml:space="preserve">Error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b w:val="1"/>
                <w:bCs w:val="1"/>
              </w:rPr>
            </w:pPr>
            <w:r w:rsidDel="00000000" w:rsidR="00000000" w:rsidRPr="00000000">
              <w:rPr>
                <w:b w:val="1"/>
                <w:bCs w:val="1"/>
                <w:rtl w:val="0"/>
              </w:rPr>
              <w:t xml:space="preserve">Remediation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rtl w:val="0"/>
              </w:rPr>
              <w:t xml:space="preserve">Correct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rtl w:val="0"/>
              </w:rPr>
              <w:t xml:space="preserve">Proceed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Bounding-box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M11: Completing the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Revisit M11 bounding-rectangle misconception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rtl w:val="0"/>
              </w:rPr>
              <w:t xml:space="preserve">Random-dimension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r w:rsidDel="00000000" w:rsidR="00000000" w:rsidRPr="00000000">
              <w:rPr>
                <w:rtl w:val="0"/>
              </w:rPr>
              <w:t xml:space="preserve">M12: Multiplying all given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rtl w:val="0"/>
              </w:rPr>
              <w:t xml:space="preserve">Dimension-pairing practice (re-enter M12 Early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Partial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rtl w:val="0"/>
              </w:rPr>
              <w:t xml:space="preserve">Process error: forgot to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t xml:space="preserve">Reinforce decompose-calculate-ADD; may be attention, not conceptual</w:t>
            </w:r>
          </w:p>
        </w:tc>
      </w:tr>
    </w:tbl>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This diagnostic data should feed the adaptive system so that wrong answers produce targeted remediation, not generic "try again" responses.</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b w:val="1"/>
          <w:bCs w:val="1"/>
          <w:rtl w:val="0"/>
        </w:rPr>
        <w:t xml:space="preserve">Patio paving context constraints:</w:t>
      </w: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dimensions in feet or meters (no mixing within one problem)</w:t>
      </w:r>
    </w:p>
    <w:p w:rsidR="00000000" w:rsidDel="00000000" w:rsidP="00000000" w:rsidRDefault="00000000" w:rsidRPr="00000000" w14:paraId="00000A5F">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L-shaped patios for Early/Mid; T-shaped or U-shaped for Late</w:t>
      </w:r>
    </w:p>
    <w:p w:rsidR="00000000" w:rsidDel="00000000" w:rsidP="00000000" w:rsidRDefault="00000000" w:rsidRPr="00000000" w14:paraId="00000A60">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contexts simple: "The patio is this shape. How many square feet of pavers are needed?" Don't add cost calculations (multiplication beyond area) — that's word-problem complexity beyond M12's scope</w:t>
      </w:r>
    </w:p>
    <w:p w:rsidR="00000000" w:rsidDel="00000000" w:rsidP="00000000" w:rsidRDefault="00000000" w:rsidRPr="00000000" w14:paraId="00000A6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context simplicity:</w:t>
      </w:r>
      <w:r w:rsidDel="00000000" w:rsidR="00000000" w:rsidRPr="00000000">
        <w:rPr>
          <w:rtl w:val="0"/>
        </w:rPr>
        <w:t xml:space="preserve"> The patio framing should make decomposition feel practical without adding computational complexity. "How many square feet of pavers?" is a clean application question. Do NOT extend to "Pavers cost $3 per square foot — how much will they spend?" That's a multi-step problem that distracts from the decomposition skill. The context wraps the math; it doesn't extend it.</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b w:val="1"/>
          <w:bCs w:val="1"/>
          <w:rtl w:val="0"/>
        </w:rPr>
        <w:t xml:space="preserve">Avoid in M12:</w:t>
      </w: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Missing dimensions (all sides labeled — that's M13)</w:t>
      </w:r>
    </w:p>
    <w:p w:rsidR="00000000" w:rsidDel="00000000" w:rsidP="00000000" w:rsidRDefault="00000000" w:rsidRPr="00000000" w14:paraId="00000A66">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Subtraction decomposition on T-shapes or U-shapes (subtraction decomposition is taught in Late, but only for L-shapes with a single rectangular missing piece — see Key beat in Late activities)</w:t>
      </w:r>
    </w:p>
    <w:p w:rsidR="00000000" w:rsidDel="00000000" w:rsidP="00000000" w:rsidRDefault="00000000" w:rsidRPr="00000000" w14:paraId="00000A67">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with more than 3 components</w:t>
      </w:r>
    </w:p>
    <w:p w:rsidR="00000000" w:rsidDel="00000000" w:rsidP="00000000" w:rsidRDefault="00000000" w:rsidRPr="00000000" w14:paraId="00000A68">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where decomposition creates 1×n rectangles (technically valid but uninteresting; see M11 guidance)</w:t>
      </w:r>
    </w:p>
    <w:p w:rsidR="00000000" w:rsidDel="00000000" w:rsidP="00000000" w:rsidRDefault="00000000" w:rsidRPr="00000000" w14:paraId="00000A69">
      <w:pPr>
        <w:ind w:left="0" w:firstLine="0"/>
        <w:rPr>
          <w:b w:val="1"/>
          <w:bCs w:val="1"/>
        </w:rPr>
      </w:pP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b w:val="1"/>
          <w:bCs w:val="1"/>
          <w:rtl w:val="0"/>
        </w:rPr>
        <w:t xml:space="preserve">⚠️ Starter Pack guidance — subtraction decomposition:</w:t>
      </w:r>
      <w:r w:rsidDel="00000000" w:rsidR="00000000" w:rsidRPr="00000000">
        <w:rPr>
          <w:rtl w:val="0"/>
        </w:rPr>
        <w:t xml:space="preserve"> Subtraction decomposition (bounding rectangle minus missing piece) is a taught strategy introduced in Late. Before the Late teaching beat, if a student proposes subtraction decomposition in Early or Mid, the guide says: "That's a great idea — you're thinking about the full rectangle and what's missing! We're going to explore that approach later. For now, let's practice breaking the shape into parts." After the Late teaching beat, subtraction decomposition is a valid strategy choice for L-shapes throughout Practice and Exit Check. The guide should not push students toward one strategy over the other — both are correct. Additive decomposition remains the primary/default strategy and works for all figure types; subtraction decomposition is a specialized alternative for L-shapes with a single missing corner.</w:t>
      </w:r>
    </w:p>
    <w:p w:rsidR="00000000" w:rsidDel="00000000" w:rsidP="00000000" w:rsidRDefault="00000000" w:rsidRPr="00000000" w14:paraId="00000A6C">
      <w:pPr>
        <w:rPr>
          <w:b w:val="1"/>
          <w:bCs w:val="1"/>
        </w:rPr>
      </w:pP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3"/>
        <w:rPr/>
      </w:pPr>
      <w:bookmarkStart w:colFirst="0" w:colLast="0" w:name="_xp1y1jwsgfz" w:id="135"/>
      <w:bookmarkEnd w:id="135"/>
      <w:r w:rsidDel="00000000" w:rsidR="00000000" w:rsidRPr="00000000">
        <w:rPr>
          <w:rtl w:val="0"/>
        </w:rPr>
        <w:t xml:space="preserve">Vocabulary</w:t>
      </w:r>
    </w:p>
    <w:p w:rsidR="00000000" w:rsidDel="00000000" w:rsidP="00000000" w:rsidRDefault="00000000" w:rsidRPr="00000000" w14:paraId="00000A70">
      <w:pPr>
        <w:rPr/>
      </w:pPr>
      <w:r w:rsidDel="00000000" w:rsidR="00000000" w:rsidRPr="00000000">
        <w:rPr>
          <w:b w:val="1"/>
          <w:bCs w:val="1"/>
          <w:rtl w:val="0"/>
        </w:rPr>
        <w:t xml:space="preserve">New:</w:t>
      </w:r>
      <w:r w:rsidDel="00000000" w:rsidR="00000000" w:rsidRPr="00000000">
        <w:rPr>
          <w:rtl w:val="0"/>
        </w:rPr>
        <w:t xml:space="preserve"> (none — consolidation module)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b w:val="1"/>
          <w:bCs w:val="1"/>
          <w:rtl w:val="0"/>
        </w:rPr>
        <w:t xml:space="preserve">Reinforced:</w:t>
      </w:r>
      <w:r w:rsidDel="00000000" w:rsidR="00000000" w:rsidRPr="00000000">
        <w:rPr>
          <w:rtl w:val="0"/>
        </w:rPr>
        <w:t xml:space="preserve"> composite figure, decompose, area, dimensions, multiply, add, square feet, square meters, square units, expression, parentheses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b w:val="1"/>
          <w:bCs w:val="1"/>
          <w:rtl w:val="0"/>
        </w:rPr>
        <w:t xml:space="preserve">Language patterns:</w:t>
      </w: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figure has dimensions labeled on every side."</w:t>
      </w:r>
    </w:p>
    <w:p w:rsidR="00000000" w:rsidDel="00000000" w:rsidP="00000000" w:rsidRDefault="00000000" w:rsidRPr="00000000" w14:paraId="00000A77">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decomposing: the [blue/pink] rectangle is __ by __. Its area is __ square [unit]."</w:t>
      </w:r>
    </w:p>
    <w:p w:rsidR="00000000" w:rsidDel="00000000" w:rsidP="00000000" w:rsidRDefault="00000000" w:rsidRPr="00000000" w14:paraId="00000A78">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"(__ × </w:t>
      </w:r>
      <w:r w:rsidDel="00000000" w:rsidR="00000000" w:rsidRPr="00000000">
        <w:rPr>
          <w:b w:val="1"/>
          <w:bCs w:val="1"/>
          <w:rtl w:val="0"/>
        </w:rPr>
        <w:t xml:space="preserve">) + (</w:t>
      </w:r>
      <w:r w:rsidDel="00000000" w:rsidR="00000000" w:rsidRPr="00000000">
        <w:rPr>
          <w:rtl w:val="0"/>
        </w:rPr>
        <w:t xml:space="preserve"> × __) = __ + __ = __ square [unit]."</w:t>
      </w:r>
    </w:p>
    <w:p w:rsidR="00000000" w:rsidDel="00000000" w:rsidP="00000000" w:rsidRDefault="00000000" w:rsidRPr="00000000" w14:paraId="00000A79">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Patio context: "The patio needs __ square feet of pavers."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b w:val="1"/>
          <w:bCs w:val="1"/>
          <w:rtl w:val="0"/>
        </w:rPr>
        <w:t xml:space="preserve">Previewed (informal introduction, formalized in M13):</w:t>
      </w:r>
      <w:r w:rsidDel="00000000" w:rsidR="00000000" w:rsidRPr="00000000">
        <w:rPr>
          <w:rFonts w:ascii="Arial Unicode MS" w:cs="Arial Unicode MS" w:eastAsia="Arial Unicode MS" w:hAnsi="Arial Unicode MS"/>
          <w:rtl w:val="0"/>
        </w:rPr>
        <w:t xml:space="preserve"> related sides — sides whose measurements constrain each other. Introduced in Mid as a verification concept ("related sides add up — that's how you check your work"). Becomes the active problem-solving principle in M13 ("related sides add up, so the missing side is..."). This preview-then-formalize pattern matches "rows of" → "×" (M3→M4) and "length/width" → "length × width" (M4 Mid→Late).</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b w:val="1"/>
          <w:bCs w:val="1"/>
          <w:rtl w:val="0"/>
        </w:rPr>
        <w:t xml:space="preserve">Vocabulary note for Starter Pack writers:</w:t>
      </w:r>
      <w:r w:rsidDel="00000000" w:rsidR="00000000" w:rsidRPr="00000000">
        <w:rPr>
          <w:rtl w:val="0"/>
        </w:rPr>
        <w:t xml:space="preserve"> "Dimensions" is doing heavy lifting in M12. Students must understand that "dimensions" means "the two side lengths that define a rectangle." After decomposition, each component rectangle has its OWN dimensions — and those dimensions come from the LABELED edges of that specific rectangle. The guide should consistently use "dimensions of the [blue] rectangle" rather than just "the dimensions," especially when multiple dimension labels are visible.</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3"/>
        <w:rPr/>
      </w:pPr>
      <w:bookmarkStart w:colFirst="0" w:colLast="0" w:name="_vis8ar4juav7" w:id="136"/>
      <w:bookmarkEnd w:id="136"/>
      <w:r w:rsidDel="00000000" w:rsidR="00000000" w:rsidRPr="00000000">
        <w:rPr>
          <w:rFonts w:ascii="Arial Unicode MS" w:cs="Arial Unicode MS" w:eastAsia="Arial Unicode MS" w:hAnsi="Arial Unicode MS"/>
          <w:rtl w:val="0"/>
        </w:rPr>
        <w:t xml:space="preserve">Key Transition: M11 → M12</w:t>
      </w:r>
    </w:p>
    <w:p w:rsidR="00000000" w:rsidDel="00000000" w:rsidP="00000000" w:rsidRDefault="00000000" w:rsidRPr="00000000" w14:paraId="00000A81">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Full-grid composite figures (concrete/representational) → Ungridded composite figures (abstract)</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b w:val="1"/>
          <w:bCs w:val="1"/>
          <w:rtl w:val="0"/>
        </w:rPr>
        <w:t xml:space="preserve">What carries forward:</w:t>
      </w:r>
      <w:r w:rsidDel="00000000" w:rsidR="00000000" w:rsidRPr="00000000">
        <w:rPr>
          <w:rtl w:val="0"/>
        </w:rPr>
        <w:t xml:space="preserve"> The decompose-calculate-add workflow, two-tap decomposition interaction, color-coding, parenthesized expressions, multiple valid decompositions</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b w:val="1"/>
          <w:bCs w:val="1"/>
          <w:rtl w:val="0"/>
        </w:rPr>
        <w:t xml:space="preserve">What's new:</w:t>
      </w:r>
      <w:r w:rsidDel="00000000" w:rsidR="00000000" w:rsidRPr="00000000">
        <w:rPr>
          <w:rtl w:val="0"/>
        </w:rPr>
        <w:t xml:space="preserve"> No grid — dimensions only. Dimension-pairing as an explicit reasoning step. Real-world contexts (patio paving). Ghost grid as remediation.</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b w:val="1"/>
          <w:bCs w:val="1"/>
          <w:rtl w:val="0"/>
        </w:rPr>
        <w:t xml:space="preserve">Why this works now:</w:t>
      </w:r>
      <w:r w:rsidDel="00000000" w:rsidR="00000000" w:rsidRPr="00000000">
        <w:rPr>
          <w:rtl w:val="0"/>
        </w:rPr>
        <w:t xml:space="preserve"> Students proved in M11 that they can decompose, calculate, and add. They proved in M7 that they can find area from dimensions alone. M12 combines these two established skills. Neither skill is new — the combination is.</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b w:val="1"/>
          <w:bCs w:val="1"/>
          <w:rtl w:val="0"/>
        </w:rPr>
        <w:t xml:space="preserve">CRA parallel:</w:t>
      </w:r>
      <w:r w:rsidDel="00000000" w:rsidR="00000000" w:rsidRPr="00000000">
        <w:rPr>
          <w:rtl w:val="0"/>
        </w:rPr>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Single rectangles: M5–M6 (full grid) → M7 (partial → tick → dimensions) → M8+ (dimensions only)</w:t>
      </w:r>
    </w:p>
    <w:p w:rsidR="00000000" w:rsidDel="00000000" w:rsidP="00000000" w:rsidRDefault="00000000" w:rsidRPr="00000000" w14:paraId="00000A8C">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Composite figures: M11 (full grid) → M12 (partial → dimensions) → M13+ (dimensions with missing sides)</w:t>
      </w:r>
    </w:p>
    <w:p w:rsidR="00000000" w:rsidDel="00000000" w:rsidP="00000000" w:rsidRDefault="00000000" w:rsidRPr="00000000" w14:paraId="00000A8D">
      <w:pPr>
        <w:pStyle w:val="Heading3"/>
        <w:rPr/>
      </w:pPr>
      <w:bookmarkStart w:colFirst="0" w:colLast="0" w:name="_qdgutzmwtaje" w:id="137"/>
      <w:bookmarkEnd w:id="137"/>
      <w:r w:rsidDel="00000000" w:rsidR="00000000" w:rsidRPr="00000000">
        <w:rPr>
          <w:rFonts w:ascii="Arial Unicode MS" w:cs="Arial Unicode MS" w:eastAsia="Arial Unicode MS" w:hAnsi="Arial Unicode MS"/>
          <w:rtl w:val="0"/>
        </w:rPr>
        <w:t xml:space="preserve">Key Transition: M12 → M13</w:t>
      </w:r>
    </w:p>
    <w:p w:rsidR="00000000" w:rsidDel="00000000" w:rsidP="00000000" w:rsidRDefault="00000000" w:rsidRPr="00000000" w14:paraId="00000A8E">
      <w:pPr>
        <w:rPr/>
      </w:pPr>
      <w:r w:rsidDel="00000000" w:rsidR="00000000" w:rsidRPr="00000000">
        <w:rPr>
          <w:b w:val="1"/>
          <w:bCs w:val="1"/>
          <w:rtl w:val="0"/>
        </w:rPr>
        <w:t xml:space="preserve">What M12 establishes:</w:t>
      </w:r>
      <w:r w:rsidDel="00000000" w:rsidR="00000000" w:rsidRPr="00000000">
        <w:rPr>
          <w:rtl w:val="0"/>
        </w:rPr>
        <w:t xml:space="preserve"> Students can find the area of composite figures from dimension labels alone, using decompose-calculate-add with correct dimension pairing.</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b w:val="1"/>
          <w:bCs w:val="1"/>
          <w:rtl w:val="0"/>
        </w:rPr>
        <w:t xml:space="preserve">What M13 builds:</w:t>
      </w:r>
      <w:r w:rsidDel="00000000" w:rsidR="00000000" w:rsidRPr="00000000">
        <w:rPr>
          <w:rFonts w:ascii="Arial Unicode MS" w:cs="Arial Unicode MS" w:eastAsia="Arial Unicode MS" w:hAnsi="Arial Unicode MS"/>
          <w:rtl w:val="0"/>
        </w:rPr>
        <w:t xml:space="preserve"> Some dimension labels are MISSING. Students must infer missing side lengths from the relationship between visible sides before they can calculate area. This is an additional reasoning step: find missing dimensions → THEN decompose-calculate-add.</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b w:val="1"/>
          <w:bCs w:val="1"/>
          <w:rtl w:val="0"/>
        </w:rPr>
        <w:t xml:space="preserve">Bridge:</w:t>
      </w:r>
      <w:r w:rsidDel="00000000" w:rsidR="00000000" w:rsidRPr="00000000">
        <w:rPr>
          <w:rtl w:val="0"/>
        </w:rPr>
        <w:t xml:space="preserve"> "Today every side had a measurement. What if some sides DIDN'T have measurements? Could you figure out the missing ones?"</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b w:val="1"/>
          <w:bCs w:val="1"/>
          <w:rtl w:val="0"/>
        </w:rPr>
        <w:t xml:space="preserve">Engineering note:</w:t>
      </w:r>
      <w:r w:rsidDel="00000000" w:rsidR="00000000" w:rsidRPr="00000000">
        <w:rPr>
          <w:rtl w:val="0"/>
        </w:rPr>
        <w:t xml:space="preserve"> M13 uses Composite Figures in "Missing Sides" mode — some edges labeled with "?" instead of values. The "Highlight Related Sides" teaching action (from the spec) becomes critical for showing how horizontal/vertical sides constrain each other.</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3"/>
        <w:rPr>
          <w:shd w:fill="a4c2f4" w:val="clear"/>
        </w:rPr>
      </w:pPr>
      <w:bookmarkStart w:colFirst="0" w:colLast="0" w:name="_5pu4g83bu06q" w:id="138"/>
      <w:bookmarkEnd w:id="138"/>
      <w:r w:rsidDel="00000000" w:rsidR="00000000" w:rsidRPr="00000000">
        <w:rPr>
          <w:shd w:fill="a4c2f4" w:val="clear"/>
          <w:rtl w:val="0"/>
        </w:rPr>
        <w:t xml:space="preserve">SME Review Questions</w:t>
      </w:r>
    </w:p>
    <w:p w:rsidR="00000000" w:rsidDel="00000000" w:rsidP="00000000" w:rsidRDefault="00000000" w:rsidRPr="00000000" w14:paraId="00000A98">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Partial grid for composite figures — definition:</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Partial grid shows first complete horizontal row across widest part of figure, first complete vertical column down tallest part. Defined relative to the whole figure, not pre-decomposed components. Where the figure's shape creates absent positions in the row (e.g., L-shape notch), those positions are visibly empty. Engineering specification documented in Tool Requirements.</w:t>
      </w:r>
    </w:p>
    <w:p w:rsidR="00000000" w:rsidDel="00000000" w:rsidP="00000000" w:rsidRDefault="00000000" w:rsidRPr="00000000" w14:paraId="00000A99">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rtl w:val="0"/>
        </w:rPr>
        <w:t xml:space="preserve">Tick marks skipped for composites: Should M12 include tick mark problems as intermediate step?</w:t>
      </w:r>
      <w:r w:rsidDel="00000000" w:rsidR="00000000" w:rsidRPr="00000000">
        <w:rPr>
          <w:rtl w:val="0"/>
        </w:rPr>
        <w:t xml:space="preserve"> </w:t>
      </w:r>
      <w:r w:rsidDel="00000000" w:rsidR="00000000" w:rsidRPr="00000000">
        <w:rPr>
          <w:b w:val="1"/>
          <w:bCs w:val="1"/>
          <w:rtl w:val="0"/>
        </w:rPr>
        <w:t xml:space="preserve">RESOLVED: </w:t>
      </w:r>
      <w:r w:rsidDel="00000000" w:rsidR="00000000" w:rsidRPr="00000000">
        <w:rPr>
          <w:rtl w:val="0"/>
        </w:rPr>
        <w:t xml:space="preserve">Skip tick marks for composites — transition directly from partial grid to labels. Students already completed the full tick mark progression in M7 for single rectangles. They know what dimension labels mean. Tick marks on multi-edged composite shapes create visual complexity (which edges get marks?) without proportionate pedagogical benefit.</w:t>
      </w:r>
      <w:commentRangeStart w:id="183"/>
      <w:r w:rsidDel="00000000" w:rsidR="00000000" w:rsidRPr="00000000">
        <w:rPr>
          <w:b w:val="1"/>
          <w:bCs w:val="1"/>
          <w:rtl w:val="0"/>
        </w:rPr>
        <w:t xml:space="preserve">   </w:t>
      </w:r>
      <w:commentRangeEnd w:id="183"/>
      <w:r w:rsidDel="00000000" w:rsidR="00000000" w:rsidRPr="00000000">
        <w:commentReference w:id="183"/>
      </w:r>
      <w:r w:rsidDel="00000000" w:rsidR="00000000" w:rsidRPr="00000000">
        <w:rPr>
          <w:rtl w:val="0"/>
        </w:rPr>
      </w:r>
    </w:p>
    <w:p w:rsidR="00000000" w:rsidDel="00000000" w:rsidP="00000000" w:rsidRDefault="00000000" w:rsidRPr="00000000" w14:paraId="00000A9A">
      <w:pPr>
        <w:numPr>
          <w:ilvl w:val="0"/>
          <w:numId w:val="71"/>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184"/>
      <w:r w:rsidDel="00000000" w:rsidR="00000000" w:rsidRPr="00000000">
        <w:rPr>
          <w:b w:val="1"/>
          <w:bCs w:val="1"/>
          <w:strike w:val="1"/>
          <w:rtl w:val="0"/>
        </w:rPr>
        <w:t xml:space="preserve">Subtraction decomposition:</w:t>
      </w:r>
      <w:r w:rsidDel="00000000" w:rsidR="00000000" w:rsidRPr="00000000">
        <w:rPr>
          <w:strike w:val="1"/>
          <w:rtl w:val="0"/>
        </w:rPr>
        <w:t xml:space="preserve"> </w:t>
      </w:r>
      <w:r w:rsidDel="00000000" w:rsidR="00000000" w:rsidRPr="00000000">
        <w:rPr>
          <w:b w:val="1"/>
          <w:bCs w:val="1"/>
          <w:strike w:val="1"/>
          <w:rtl w:val="0"/>
        </w:rPr>
        <w:t xml:space="preserve">CONFIRMED</w:t>
      </w:r>
      <w:r w:rsidDel="00000000" w:rsidR="00000000" w:rsidRPr="00000000">
        <w:rPr>
          <w:b w:val="1"/>
          <w:bCs w:val="1"/>
          <w:strike w:val="1"/>
          <w:rtl w:val="0"/>
        </w:rPr>
        <w:t xml:space="preserve">.</w:t>
      </w:r>
      <w:r w:rsidDel="00000000" w:rsidR="00000000" w:rsidRPr="00000000">
        <w:rPr>
          <w:strike w:val="1"/>
          <w:rtl w:val="0"/>
        </w:rPr>
        <w:t xml:space="preserve"> Validate but don't require it. If a student proposes "big rectangle minus missing corner," the guide says "That's a creative approach and it gives the right answer!" and moves on. Don't teach it, don't discourage it, don't assess it. Documented for Starter Pack writers.</w:t>
      </w:r>
      <w:commentRangeEnd w:id="184"/>
      <w:r w:rsidDel="00000000" w:rsidR="00000000" w:rsidRPr="00000000">
        <w:commentReference w:id="184"/>
      </w:r>
      <w:r w:rsidDel="00000000" w:rsidR="00000000" w:rsidRPr="00000000">
        <w:rPr>
          <w:rtl w:val="0"/>
        </w:rPr>
      </w:r>
    </w:p>
    <w:p w:rsidR="00000000" w:rsidDel="00000000" w:rsidP="00000000" w:rsidRDefault="00000000" w:rsidRPr="00000000" w14:paraId="00000A9B">
      <w:pPr>
        <w:numPr>
          <w:ilvl w:val="0"/>
          <w:numId w:val="71"/>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b w:val="1"/>
          <w:bCs w:val="1"/>
          <w:strike w:val="1"/>
          <w:shd w:fill="b6d7a8" w:val="clear"/>
          <w:rtl w:val="0"/>
        </w:rPr>
        <w:t xml:space="preserve">Subtraction decomposition:</w:t>
      </w:r>
      <w:r w:rsidDel="00000000" w:rsidR="00000000" w:rsidRPr="00000000">
        <w:rPr>
          <w:shd w:fill="b6d7a8" w:val="clear"/>
          <w:rtl w:val="0"/>
        </w:rPr>
        <w:t xml:space="preserve"> </w:t>
      </w:r>
      <w:r w:rsidDel="00000000" w:rsidR="00000000" w:rsidRPr="00000000">
        <w:rPr>
          <w:b w:val="1"/>
          <w:bCs w:val="1"/>
          <w:shd w:fill="b6d7a8" w:val="clear"/>
          <w:rtl w:val="0"/>
        </w:rPr>
        <w:t xml:space="preserve">REVISED per SME feedback.</w:t>
      </w:r>
      <w:r w:rsidDel="00000000" w:rsidR="00000000" w:rsidRPr="00000000">
        <w:rPr>
          <w:shd w:fill="b6d7a8" w:val="clear"/>
          <w:rtl w:val="0"/>
        </w:rPr>
        <w:t xml:space="preserve"> Subtraction decomposition (bounding rectangle minus missing piece) is now a taught strategy, introduced in M12 Late after additive decomposition is solid. Students solve an L-shape both ways (additive and subtractive) to see that both produce the same area. Scoped to L-shapes with a single rectangular missing piece — T-shapes and U-shapes use additive decomposition only. Additive decomposition remains the primary strategy; subtraction decomposition is a taught alternative. See Late activities Key beat and updated Starter Pack guidance.</w:t>
      </w:r>
    </w:p>
    <w:p w:rsidR="00000000" w:rsidDel="00000000" w:rsidP="00000000" w:rsidRDefault="00000000" w:rsidRPr="00000000" w14:paraId="00000A9C">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Ghost grid frequency:</w:t>
      </w:r>
      <w:r w:rsidDel="00000000" w:rsidR="00000000" w:rsidRPr="00000000">
        <w:rPr>
          <w:rtl w:val="0"/>
        </w:rPr>
        <w:t xml:space="preserve"> Reactive activation (after wrong answer) </w:t>
      </w:r>
      <w:r w:rsidDel="00000000" w:rsidR="00000000" w:rsidRPr="00000000">
        <w:rPr>
          <w:b w:val="1"/>
          <w:bCs w:val="1"/>
          <w:rtl w:val="0"/>
        </w:rPr>
        <w:t xml:space="preserve">confirmed</w:t>
      </w:r>
      <w:r w:rsidDel="00000000" w:rsidR="00000000" w:rsidRPr="00000000">
        <w:rPr>
          <w:rtl w:val="0"/>
        </w:rPr>
        <w:t xml:space="preserve">. Proactive ghost grid on first labels-only problem is not needed — the warm-up already demonstrates the transition. Diagnostic logging documented for adaptive system and Starter Pack writers.</w:t>
      </w:r>
    </w:p>
    <w:p w:rsidR="00000000" w:rsidDel="00000000" w:rsidP="00000000" w:rsidRDefault="00000000" w:rsidRPr="00000000" w14:paraId="00000A9D">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Patio context depth:</w:t>
      </w:r>
      <w:r w:rsidDel="00000000" w:rsidR="00000000" w:rsidRPr="00000000">
        <w:rPr>
          <w:rtl w:val="0"/>
        </w:rPr>
        <w:t xml:space="preserve"> Level (a) for Mid introduction, trending toward (c) for Late/Practice, </w:t>
      </w:r>
      <w:r w:rsidDel="00000000" w:rsidR="00000000" w:rsidRPr="00000000">
        <w:rPr>
          <w:b w:val="1"/>
          <w:bCs w:val="1"/>
          <w:rtl w:val="0"/>
        </w:rPr>
        <w:t xml:space="preserve">confirmed</w:t>
      </w:r>
      <w:r w:rsidDel="00000000" w:rsidR="00000000" w:rsidRPr="00000000">
        <w:rPr>
          <w:rtl w:val="0"/>
        </w:rPr>
        <w:t xml:space="preserve">. Context simplicity constraint documented — no cost calculations or multi-step extensions beyond area.</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2"/>
        <w:rPr/>
      </w:pPr>
      <w:bookmarkStart w:colFirst="0" w:colLast="0" w:name="_yrrg03hc85pr" w:id="139"/>
      <w:bookmarkEnd w:id="139"/>
      <w:r w:rsidDel="00000000" w:rsidR="00000000" w:rsidRPr="00000000">
        <w:rPr>
          <w:b w:val="1"/>
          <w:bCs w:val="1"/>
          <w:rtl w:val="0"/>
        </w:rPr>
        <w:t xml:space="preserve">MODULE 13:</w:t>
      </w:r>
      <w:r w:rsidDel="00000000" w:rsidR="00000000" w:rsidRPr="00000000">
        <w:rPr>
          <w:rtl w:val="0"/>
        </w:rPr>
        <w:t xml:space="preserve"> Finding Missing Side Lengths</w:t>
      </w:r>
    </w:p>
    <w:p w:rsidR="00000000" w:rsidDel="00000000" w:rsidP="00000000" w:rsidRDefault="00000000" w:rsidRPr="00000000" w14:paraId="00000AA1">
      <w:pPr>
        <w:rPr/>
      </w:pPr>
      <w:r w:rsidDel="00000000" w:rsidR="00000000" w:rsidRPr="00000000">
        <w:rPr>
          <w:i w:val="1"/>
          <w:iCs w:val="1"/>
          <w:rtl w:val="0"/>
        </w:rPr>
        <w:t xml:space="preserve">OUR Lesson 14 | Standard: 3.MD.C.7.d (figures with missing side lengths)</w:t>
      </w:r>
      <w:r w:rsidDel="00000000" w:rsidR="00000000" w:rsidRPr="00000000">
        <w:rPr>
          <w:rtl w:val="0"/>
        </w:rPr>
      </w:r>
    </w:p>
    <w:p w:rsidR="00000000" w:rsidDel="00000000" w:rsidP="00000000" w:rsidRDefault="00000000" w:rsidRPr="00000000" w14:paraId="00000AA2">
      <w:pPr>
        <w:spacing w:after="240" w:before="240" w:lineRule="auto"/>
        <w:ind w:left="600" w:right="600" w:firstLine="0"/>
        <w:rPr>
          <w:shd w:fill="b6d7a8" w:val="clear"/>
        </w:rPr>
      </w:pPr>
      <w:r w:rsidDel="00000000" w:rsidR="00000000" w:rsidRPr="00000000">
        <w:rPr>
          <w:shd w:fill="b6d7a8" w:val="clear"/>
          <w:rtl w:val="0"/>
        </w:rPr>
        <w:t xml:space="preserve">⚠️ </w:t>
      </w:r>
      <w:r w:rsidDel="00000000" w:rsidR="00000000" w:rsidRPr="00000000">
        <w:rPr>
          <w:b w:val="1"/>
          <w:bCs w:val="1"/>
          <w:shd w:fill="b6d7a8" w:val="clear"/>
          <w:rtl w:val="0"/>
        </w:rPr>
        <w:t xml:space="preserve">NEW REASONING STEP, NOT NEW TOOL.</w:t>
      </w:r>
      <w:r w:rsidDel="00000000" w:rsidR="00000000" w:rsidRPr="00000000">
        <w:rPr>
          <w:shd w:fill="b6d7a8" w:val="clear"/>
          <w:rtl w:val="0"/>
        </w:rPr>
        <w:t xml:space="preserve"> M13 adds missing-side reasoning to the composite figures workflow from M11–M12. What's new is that students must determine side lengths that aren't labeled. This is an extension of spatial reasoning, not a new area concept.</w:t>
      </w:r>
    </w:p>
    <w:p w:rsidR="00000000" w:rsidDel="00000000" w:rsidP="00000000" w:rsidRDefault="00000000" w:rsidRPr="00000000" w14:paraId="00000AA3">
      <w:pPr>
        <w:spacing w:after="240" w:before="240" w:lineRule="auto"/>
        <w:ind w:left="600" w:right="600" w:firstLine="0"/>
        <w:rPr>
          <w:b w:val="1"/>
          <w:bCs w:val="1"/>
          <w:shd w:fill="b6d7a8" w:val="clear"/>
        </w:rPr>
      </w:pPr>
      <w:r w:rsidDel="00000000" w:rsidR="00000000" w:rsidRPr="00000000">
        <w:rPr>
          <w:b w:val="1"/>
          <w:bCs w:val="1"/>
          <w:shd w:fill="b6d7a8" w:val="clear"/>
          <w:rtl w:val="0"/>
        </w:rPr>
        <w:t xml:space="preserve">Workflow progression within M13:</w:t>
      </w:r>
    </w:p>
    <w:p w:rsidR="00000000" w:rsidDel="00000000" w:rsidP="00000000" w:rsidRDefault="00000000" w:rsidRPr="00000000" w14:paraId="00000AA4">
      <w:pPr>
        <w:numPr>
          <w:ilvl w:val="0"/>
          <w:numId w:val="7"/>
        </w:numPr>
        <w:spacing w:after="0" w:afterAutospacing="0" w:before="240" w:lineRule="auto"/>
        <w:ind w:left="1320" w:right="600" w:hanging="360"/>
        <w:rPr>
          <w:shd w:fill="b6d7a8" w:val="clear"/>
        </w:rPr>
      </w:pPr>
      <w:r w:rsidDel="00000000" w:rsidR="00000000" w:rsidRPr="00000000">
        <w:rPr>
          <w:b w:val="1"/>
          <w:bCs w:val="1"/>
          <w:shd w:fill="b6d7a8" w:val="clear"/>
          <w:rtl w:val="0"/>
        </w:rPr>
        <w:t xml:space="preserve">Early (L-shapes, principle teaching):</w:t>
      </w:r>
      <w:r w:rsidDel="00000000" w:rsidR="00000000" w:rsidRPr="00000000">
        <w:rPr>
          <w:shd w:fill="b6d7a8" w:val="clear"/>
          <w:rtl w:val="0"/>
        </w:rPr>
        <w:t xml:space="preserve"> Students learn the "sides add up" principle on L-shapes with 1 missing side, using Highlight Related Sides with full scaffolding. Critically, for L-shapes with 1 missing side, there is always a decomposition that does NOT require the missing side — so the area calculation proceeds via that decomposition. Early isolates the geometric principle without pretending the area calculation depends on it. Students practice finding missing sides as a geometric skill, then decompose and calculate area independently.</w:t>
      </w:r>
    </w:p>
    <w:p w:rsidR="00000000" w:rsidDel="00000000" w:rsidP="00000000" w:rsidRDefault="00000000" w:rsidRPr="00000000" w14:paraId="00000AA5">
      <w:pPr>
        <w:numPr>
          <w:ilvl w:val="0"/>
          <w:numId w:val="7"/>
        </w:numPr>
        <w:spacing w:after="0" w:afterAutospacing="0" w:before="0" w:beforeAutospacing="0" w:lineRule="auto"/>
        <w:ind w:left="1320" w:right="600" w:hanging="360"/>
        <w:rPr>
          <w:shd w:fill="b6d7a8" w:val="clear"/>
        </w:rPr>
      </w:pPr>
      <w:r w:rsidDel="00000000" w:rsidR="00000000" w:rsidRPr="00000000">
        <w:rPr>
          <w:b w:val="1"/>
          <w:bCs w:val="1"/>
          <w:shd w:fill="b6d7a8" w:val="clear"/>
          <w:rtl w:val="0"/>
        </w:rPr>
        <w:t xml:space="preserve">Mid (T-shapes, principle becomes necessary):</w:t>
      </w:r>
      <w:r w:rsidDel="00000000" w:rsidR="00000000" w:rsidRPr="00000000">
        <w:rPr>
          <w:rFonts w:ascii="Arial Unicode MS" w:cs="Arial Unicode MS" w:eastAsia="Arial Unicode MS" w:hAnsi="Arial Unicode MS"/>
          <w:shd w:fill="b6d7a8" w:val="clear"/>
          <w:rtl w:val="0"/>
        </w:rPr>
        <w:t xml:space="preserve"> T-shapes introduce figures where the missing side IS required regardless of decomposition choice. The principle taught in Early now has genuine purpose. Decompose-first workflow: student decomposes → discovers they need a missing dimension → uses "sides add up" to find it → calculates → adds.</w:t>
      </w:r>
    </w:p>
    <w:p w:rsidR="00000000" w:rsidDel="00000000" w:rsidP="00000000" w:rsidRDefault="00000000" w:rsidRPr="00000000" w14:paraId="00000AA6">
      <w:pPr>
        <w:numPr>
          <w:ilvl w:val="0"/>
          <w:numId w:val="7"/>
        </w:numPr>
        <w:spacing w:after="240" w:before="0" w:beforeAutospacing="0" w:lineRule="auto"/>
        <w:ind w:left="1320" w:right="600" w:hanging="360"/>
        <w:rPr>
          <w:shd w:fill="b6d7a8" w:val="clear"/>
        </w:rPr>
      </w:pPr>
      <w:r w:rsidDel="00000000" w:rsidR="00000000" w:rsidRPr="00000000">
        <w:rPr>
          <w:b w:val="1"/>
          <w:bCs w:val="1"/>
          <w:shd w:fill="b6d7a8" w:val="clear"/>
          <w:rtl w:val="0"/>
        </w:rPr>
        <w:t xml:space="preserve">Late (all figure types, full independence):</w:t>
      </w:r>
      <w:r w:rsidDel="00000000" w:rsidR="00000000" w:rsidRPr="00000000">
        <w:rPr>
          <w:rFonts w:ascii="Arial Unicode MS" w:cs="Arial Unicode MS" w:eastAsia="Arial Unicode MS" w:hAnsi="Arial Unicode MS"/>
          <w:shd w:fill="b6d7a8" w:val="clear"/>
          <w:rtl w:val="0"/>
        </w:rPr>
        <w:t xml:space="preserve"> Decompose → find needed missing sides → calculate → add. No scaffolding. The decompose-first workflow is the target state.</w:t>
      </w:r>
    </w:p>
    <w:p w:rsidR="00000000" w:rsidDel="00000000" w:rsidP="00000000" w:rsidRDefault="00000000" w:rsidRPr="00000000" w14:paraId="00000AA7">
      <w:pPr>
        <w:spacing w:after="240" w:before="240" w:lineRule="auto"/>
        <w:ind w:left="600" w:right="600" w:firstLine="0"/>
        <w:rPr>
          <w:shd w:fill="b6d7a8" w:val="clear"/>
        </w:rPr>
      </w:pPr>
      <w:r w:rsidDel="00000000" w:rsidR="00000000" w:rsidRPr="00000000">
        <w:rPr>
          <w:rFonts w:ascii="Arial Unicode MS" w:cs="Arial Unicode MS" w:eastAsia="Arial Unicode MS" w:hAnsi="Arial Unicode MS"/>
          <w:shd w:fill="b6d7a8" w:val="clear"/>
          <w:rtl w:val="0"/>
        </w:rPr>
        <w:t xml:space="preserve">The progression is: learn the tool (Early) → need the tool (Mid) → use the tool independently (Late).</w:t>
      </w:r>
    </w:p>
    <w:p w:rsidR="00000000" w:rsidDel="00000000" w:rsidP="00000000" w:rsidRDefault="00000000" w:rsidRPr="00000000" w14:paraId="00000AA8">
      <w:pPr>
        <w:spacing w:after="240" w:before="240" w:lineRule="auto"/>
        <w:rPr>
          <w:shd w:fill="b6d7a8" w:val="clea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b w:val="1"/>
          <w:bCs w:val="1"/>
          <w:rtl w:val="0"/>
        </w:rPr>
        <w:t xml:space="preserve">The key insight:</w:t>
      </w:r>
      <w:r w:rsidDel="00000000" w:rsidR="00000000" w:rsidRPr="00000000">
        <w:rPr>
          <w:rtl w:val="0"/>
        </w:rPr>
        <w:t xml:space="preserve"> In rectilinear figures, horizontal sides constrain each other and vertical sides constrain each other. If the long bottom edge is 8 and one horizontal segment is 5, the other must be 3 — because the horizontal pieces MUST add up to the total horizontal length. Same for vertical. </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b w:val="1"/>
          <w:bCs w:val="1"/>
          <w:rtl w:val="0"/>
        </w:rPr>
        <w:t xml:space="preserve">Why this is hard for third graders:</w:t>
      </w:r>
      <w:r w:rsidDel="00000000" w:rsidR="00000000" w:rsidRPr="00000000">
        <w:rPr>
          <w:rtl w:val="0"/>
        </w:rPr>
        <w:t xml:space="preserve"> The "add up" relationship requires attending to the WHOLE figure's structure, not just the rectangle they're working on. Students must hold the global shape in mind while reasoning about local dimensions. This is why misconception M7 (wrong missing side length) is HIGH priority — the error is about which values to subtract, which requires spatial orientation that's genuinely challenging at this age.</w:t>
      </w:r>
    </w:p>
    <w:p w:rsidR="00000000" w:rsidDel="00000000" w:rsidP="00000000" w:rsidRDefault="00000000" w:rsidRPr="00000000" w14:paraId="00000AAE">
      <w:pPr>
        <w:pStyle w:val="Heading3"/>
        <w:rPr/>
      </w:pPr>
      <w:bookmarkStart w:colFirst="0" w:colLast="0" w:name="_d60vk1149pd7" w:id="140"/>
      <w:bookmarkEnd w:id="140"/>
      <w:r w:rsidDel="00000000" w:rsidR="00000000" w:rsidRPr="00000000">
        <w:rPr>
          <w:rtl w:val="0"/>
        </w:rPr>
        <w:t xml:space="preserve">Learning Goal</w:t>
      </w:r>
    </w:p>
    <w:p w:rsidR="00000000" w:rsidDel="00000000" w:rsidP="00000000" w:rsidRDefault="00000000" w:rsidRPr="00000000" w14:paraId="00000AAF">
      <w:pPr>
        <w:rPr/>
      </w:pPr>
      <w:r w:rsidDel="00000000" w:rsidR="00000000" w:rsidRPr="00000000">
        <w:rPr>
          <w:rtl w:val="0"/>
        </w:rPr>
        <w:t xml:space="preserve">Calculate the area of ungridded figures composed of rectangles including figures with missing side lengths.</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figures don't have every side length labeled. You need to FIGURE OUT the missing ones before you can find the area.</w:t>
      </w:r>
    </w:p>
    <w:p w:rsidR="00000000" w:rsidDel="00000000" w:rsidP="00000000" w:rsidRDefault="00000000" w:rsidRPr="00000000" w14:paraId="00000AB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KEY INSIGHT:</w:t>
      </w:r>
      <w:r w:rsidDel="00000000" w:rsidR="00000000" w:rsidRPr="00000000">
        <w:rPr>
          <w:rFonts w:ascii="Arial Unicode MS" w:cs="Arial Unicode MS" w:eastAsia="Arial Unicode MS" w:hAnsi="Arial Unicode MS"/>
          <w:rtl w:val="0"/>
        </w:rPr>
        <w:t xml:space="preserve"> In any rectilinear figure, horizontal pieces add up to the total horizontal length, and vertical pieces add up to the total vertical length. If you know the total and one piece, you can find the other: total − piece = missing piece. This is subtraction in service of geometry — students aren't learning subtraction, they're using it as a tool.</w:t>
      </w:r>
    </w:p>
    <w:p w:rsidR="00000000" w:rsidDel="00000000" w:rsidP="00000000" w:rsidRDefault="00000000" w:rsidRPr="00000000" w14:paraId="00000AB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85"/>
      <w:commentRangeStart w:id="186"/>
      <w:r w:rsidDel="00000000" w:rsidR="00000000" w:rsidRPr="00000000">
        <w:rPr>
          <w:rFonts w:ascii="Arial Unicode MS" w:cs="Arial Unicode MS" w:eastAsia="Arial Unicode MS" w:hAnsi="Arial Unicode MS"/>
          <w:rtl w:val="0"/>
        </w:rPr>
        <w:t xml:space="preserve">After finding missing sides, the workflow is identical to M12: decompose → identify dimensions per rectangle → calculate → add.</w:t>
      </w:r>
      <w:commentRangeEnd w:id="185"/>
      <w:r w:rsidDel="00000000" w:rsidR="00000000" w:rsidRPr="00000000">
        <w:commentReference w:id="185"/>
      </w:r>
      <w:commentRangeEnd w:id="186"/>
      <w:r w:rsidDel="00000000" w:rsidR="00000000" w:rsidRPr="00000000">
        <w:commentReference w:id="186"/>
      </w:r>
      <w:r w:rsidDel="00000000" w:rsidR="00000000" w:rsidRPr="00000000">
        <w:rPr>
          <w:rtl w:val="0"/>
        </w:rPr>
      </w:r>
    </w:p>
    <w:p w:rsidR="00000000" w:rsidDel="00000000" w:rsidP="00000000" w:rsidRDefault="00000000" w:rsidRPr="00000000" w14:paraId="00000AB6">
      <w:pPr>
        <w:numPr>
          <w:ilvl w:val="0"/>
          <w:numId w:val="12"/>
        </w:numPr>
        <w:ind w:left="720" w:hanging="360"/>
        <w:rPr>
          <w:shd w:fill="b6d7a8" w:val="clear"/>
        </w:rPr>
      </w:pPr>
      <w:r w:rsidDel="00000000" w:rsidR="00000000" w:rsidRPr="00000000">
        <w:rPr>
          <w:b w:val="1"/>
          <w:bCs w:val="1"/>
          <w:shd w:fill="b6d7a8" w:val="clear"/>
          <w:rtl w:val="0"/>
        </w:rPr>
        <w:t xml:space="preserve">Early (L-shapes):</w:t>
      </w:r>
      <w:r w:rsidDel="00000000" w:rsidR="00000000" w:rsidRPr="00000000">
        <w:rPr>
          <w:shd w:fill="b6d7a8" w:val="clear"/>
          <w:rtl w:val="0"/>
        </w:rPr>
        <w:t xml:space="preserve"> Finding missing sides is taught as a geometric principle — "related sides add up." For L-shapes with 1 missing side, students practice finding the missing dimension, but the area calculation uses a decomposition that doesn't require it. The principle is learned on its own terms, not as a prerequisite for area.</w:t>
      </w:r>
    </w:p>
    <w:p w:rsidR="00000000" w:rsidDel="00000000" w:rsidP="00000000" w:rsidRDefault="00000000" w:rsidRPr="00000000" w14:paraId="00000AB7">
      <w:pPr>
        <w:numPr>
          <w:ilvl w:val="0"/>
          <w:numId w:val="12"/>
        </w:numPr>
        <w:ind w:left="720" w:hanging="360"/>
        <w:rPr>
          <w:shd w:fill="b6d7a8" w:val="clear"/>
        </w:rPr>
      </w:pPr>
      <w:r w:rsidDel="00000000" w:rsidR="00000000" w:rsidRPr="00000000">
        <w:rPr>
          <w:b w:val="1"/>
          <w:bCs w:val="1"/>
          <w:shd w:fill="b6d7a8" w:val="clear"/>
          <w:rtl w:val="0"/>
        </w:rPr>
        <w:t xml:space="preserve">Mid–Late (T-shapes and beyond):</w:t>
      </w:r>
      <w:r w:rsidDel="00000000" w:rsidR="00000000" w:rsidRPr="00000000">
        <w:rPr>
          <w:shd w:fill="b6d7a8" w:val="clear"/>
          <w:rtl w:val="0"/>
        </w:rPr>
        <w:t xml:space="preserve"> Decompose first, THEN find the missing sides each sub-rectangle needs. T-shapes are where the missing-side skill becomes genuinely necessary — no decomposition avoids the missing dimension. Students discover this through decomposing: "I need this rectangle's width — how do I find it?" The principle from Early now has purpose.</w:t>
      </w:r>
    </w:p>
    <w:p w:rsidR="00000000" w:rsidDel="00000000" w:rsidP="00000000" w:rsidRDefault="00000000" w:rsidRPr="00000000" w14:paraId="00000AB8">
      <w:pPr>
        <w:numPr>
          <w:ilvl w:val="0"/>
          <w:numId w:val="12"/>
        </w:numPr>
        <w:ind w:left="720" w:hanging="360"/>
        <w:rPr>
          <w:shd w:fill="b6d7a8" w:val="clear"/>
        </w:rPr>
      </w:pPr>
      <w:r w:rsidDel="00000000" w:rsidR="00000000" w:rsidRPr="00000000">
        <w:rPr>
          <w:rFonts w:ascii="Arial Unicode MS" w:cs="Arial Unicode MS" w:eastAsia="Arial Unicode MS" w:hAnsi="Arial Unicode MS"/>
          <w:shd w:fill="b6d7a8" w:val="clear"/>
          <w:rtl w:val="0"/>
        </w:rPr>
        <w:t xml:space="preserve">The workflow shift is deliberate: learn the tool (Early) → need the tool (Mid) → use the tool independently (Late).</w:t>
      </w:r>
      <w:r w:rsidDel="00000000" w:rsidR="00000000" w:rsidRPr="00000000">
        <w:rPr>
          <w:rtl w:val="0"/>
        </w:rPr>
      </w:r>
    </w:p>
    <w:p w:rsidR="00000000" w:rsidDel="00000000" w:rsidP="00000000" w:rsidRDefault="00000000" w:rsidRPr="00000000" w14:paraId="00000AB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 support: The Highlight Related Sides teaching action (internal tool name — not student-facing vocabulary) shows which sides constrain each other. Color-matched sides with an equation: [known] + [?] = [total]. The guide uses plain directional language: "Look at the horizontal sides" / "Look at the vertical sides." No named term is taught — students learn the PROCEDURE (horizontal pieces add up, vertical pieces add up) without needing to NAME the relationship.</w:t>
      </w:r>
    </w:p>
    <w:p w:rsidR="00000000" w:rsidDel="00000000" w:rsidP="00000000" w:rsidRDefault="00000000" w:rsidRPr="00000000" w14:paraId="00000AB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missing sides appear in Mid/Late — students may need to find 2–3 missing dimensions before they can calculate area. The principle is always the same: horizontal pieces add up, vertical pieces add up.</w:t>
      </w:r>
    </w:p>
    <w:p w:rsidR="00000000" w:rsidDel="00000000" w:rsidP="00000000" w:rsidRDefault="00000000" w:rsidRPr="00000000" w14:paraId="00000ABB">
      <w:pPr>
        <w:pStyle w:val="Heading3"/>
        <w:rPr/>
      </w:pPr>
      <w:bookmarkStart w:colFirst="0" w:colLast="0" w:name="_udnedjoroa2y" w:id="141"/>
      <w:bookmarkEnd w:id="141"/>
      <w:r w:rsidDel="00000000" w:rsidR="00000000" w:rsidRPr="00000000">
        <w:rPr>
          <w:rtl w:val="0"/>
        </w:rPr>
        <w:t xml:space="preserve">Cognitive Focus</w:t>
      </w:r>
    </w:p>
    <w:p w:rsidR="00000000" w:rsidDel="00000000" w:rsidP="00000000" w:rsidRDefault="00000000" w:rsidRPr="00000000" w14:paraId="00000AB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(Conceptual) — recognizing which sides are missing and which known sides relate to them</w:t>
      </w:r>
    </w:p>
    <w:p w:rsidR="00000000" w:rsidDel="00000000" w:rsidP="00000000" w:rsidRDefault="00000000" w:rsidRPr="00000000" w14:paraId="00000AB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(Transfer) — using subtraction to find missing dimensions from the "sides add up" principle</w:t>
      </w:r>
    </w:p>
    <w:p w:rsidR="00000000" w:rsidDel="00000000" w:rsidP="00000000" w:rsidRDefault="00000000" w:rsidRPr="00000000" w14:paraId="00000AB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APPLY (Transfer) — executing the full find-missing → decompose → calculate → add workflow</w:t>
      </w:r>
    </w:p>
    <w:p w:rsidR="00000000" w:rsidDel="00000000" w:rsidP="00000000" w:rsidRDefault="00000000" w:rsidRPr="00000000" w14:paraId="00000ABF">
      <w:pPr>
        <w:pStyle w:val="Heading3"/>
        <w:rPr/>
      </w:pPr>
      <w:bookmarkStart w:colFirst="0" w:colLast="0" w:name="_e5dnbckqll08" w:id="142"/>
      <w:bookmarkEnd w:id="142"/>
      <w:r w:rsidDel="00000000" w:rsidR="00000000" w:rsidRPr="00000000">
        <w:rPr>
          <w:rtl w:val="0"/>
        </w:rPr>
        <w:t xml:space="preserve">Misconceptions Targeted</w:t>
      </w:r>
    </w:p>
    <w:p w:rsidR="00000000" w:rsidDel="00000000" w:rsidP="00000000" w:rsidRDefault="00000000" w:rsidRPr="00000000" w14:paraId="00000AC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M7: Wrong Missing Side Length (PRIMARY, HIGH, from Misconceptions sheet)</w:t>
      </w:r>
      <w:r w:rsidDel="00000000" w:rsidR="00000000" w:rsidRPr="00000000">
        <w:rPr>
          <w:rtl w:val="0"/>
        </w:rPr>
        <w:t xml:space="preserve"> — Students subtract the wrong values or add when they should subtract. Observable: given an L-shape with sides 8, 5, and "?" on the horizontal, student writes ? = 13 (added) instead of ? = 3 (subtracted). Or student subtracts the wrong pair of values (using a vertical dimension to find a horizontal missing side). Addressed by: (1) Highlight Related Sides teaching action making the constraint relationship explicit, (2) consistent "which direction?" reasoning — horizontal sides relate to horizontal, vertical to vertical, (3) color-coding that groups related sides.</w:t>
      </w:r>
    </w:p>
    <w:p w:rsidR="00000000" w:rsidDel="00000000" w:rsidP="00000000" w:rsidRDefault="00000000" w:rsidRPr="00000000" w14:paraId="00000AC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M12: Multiplying All Given Numbers (SECONDARY, from M12)</w:t>
      </w:r>
      <w:r w:rsidDel="00000000" w:rsidR="00000000" w:rsidRPr="00000000">
        <w:rPr>
          <w:rFonts w:ascii="Arial Unicode MS" w:cs="Arial Unicode MS" w:eastAsia="Arial Unicode MS" w:hAnsi="Arial Unicode MS"/>
          <w:rtl w:val="0"/>
        </w:rPr>
        <w:t xml:space="preserve"> — Still present. Missing sides add MORE visible numbers to the figure (once found), increasing the pool of dimensions students might grab indiscriminately. After finding missing sides, the dimension-pairing discipline from M12 must continue. Addressed by: maintaining the decompose → identify dimensions per rectangle → calculate → add workflow with per-rectangle dimension highlighting.</w:t>
      </w:r>
    </w:p>
    <w:p w:rsidR="00000000" w:rsidDel="00000000" w:rsidP="00000000" w:rsidRDefault="00000000" w:rsidRPr="00000000" w14:paraId="00000AC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M11: Completing the Rectangle (TERTIARY)</w:t>
      </w:r>
      <w:r w:rsidDel="00000000" w:rsidR="00000000" w:rsidRPr="00000000">
        <w:rPr>
          <w:rtl w:val="0"/>
        </w:rPr>
        <w:t xml:space="preserve"> — May surface when students see the bounding box dimensions and use those instead of decomposing. Less prominent here because students have practiced correct decomposition across M11–M12.</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rPr/>
      </w:pPr>
      <w:bookmarkStart w:colFirst="0" w:colLast="0" w:name="_6hksbqiwxet5" w:id="143"/>
      <w:bookmarkEnd w:id="143"/>
      <w:r w:rsidDel="00000000" w:rsidR="00000000" w:rsidRPr="00000000">
        <w:rPr>
          <w:rtl w:val="0"/>
        </w:rPr>
        <w:t xml:space="preserve">What Students DO</w:t>
      </w:r>
    </w:p>
    <w:p w:rsidR="00000000" w:rsidDel="00000000" w:rsidP="00000000" w:rsidRDefault="00000000" w:rsidRPr="00000000" w14:paraId="00000AC6">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Composite Figures</w:t>
      </w:r>
      <w:r w:rsidDel="00000000" w:rsidR="00000000" w:rsidRPr="00000000">
        <w:rPr>
          <w:rFonts w:ascii="Arial Unicode MS" w:cs="Arial Unicode MS" w:eastAsia="Arial Unicode MS" w:hAnsi="Arial Unicode MS"/>
          <w:strike w:val="1"/>
          <w:rtl w:val="0"/>
        </w:rPr>
        <w:t xml:space="preserve"> (L-shape, labels only, all dimensions labeled) → Quick M12-style solve. Decompose, calculate, add. Should feel routine. ~1 problem.</w:t>
      </w:r>
    </w:p>
    <w:p w:rsidR="00000000" w:rsidDel="00000000" w:rsidP="00000000" w:rsidRDefault="00000000" w:rsidRPr="00000000" w14:paraId="00000AC9">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187"/>
      <w:r w:rsidDel="00000000" w:rsidR="00000000" w:rsidRPr="00000000">
        <w:rPr>
          <w:strike w:val="1"/>
          <w:rtl w:val="0"/>
        </w:rPr>
        <w:t xml:space="preserve">Then: SAME figure redisplayed with ONE dimension label replaced by "?"</w:t>
      </w:r>
    </w:p>
    <w:p w:rsidR="00000000" w:rsidDel="00000000" w:rsidP="00000000" w:rsidRDefault="00000000" w:rsidRPr="00000000" w14:paraId="00000ACA">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"This is the same shape. But now one side length is missing. Can you figure out what it is?"</w:t>
      </w:r>
    </w:p>
    <w:p w:rsidR="00000000" w:rsidDel="00000000" w:rsidP="00000000" w:rsidRDefault="00000000" w:rsidRPr="00000000" w14:paraId="00000ACB">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System activates </w:t>
      </w:r>
      <w:r w:rsidDel="00000000" w:rsidR="00000000" w:rsidRPr="00000000">
        <w:rPr>
          <w:b w:val="1"/>
          <w:bCs w:val="1"/>
          <w:strike w:val="1"/>
          <w:rtl w:val="0"/>
        </w:rPr>
        <w:t xml:space="preserve">Highlight Related Sides</w:t>
      </w:r>
      <w:r w:rsidDel="00000000" w:rsidR="00000000" w:rsidRPr="00000000">
        <w:rPr>
          <w:strike w:val="1"/>
          <w:rtl w:val="0"/>
        </w:rPr>
        <w:t xml:space="preserve">: the missing side and its related known sides light up in the same color. An equation appears: </w:t>
      </w:r>
      <w:r w:rsidDel="00000000" w:rsidR="00000000" w:rsidRPr="00000000">
        <w:rPr>
          <w:rFonts w:ascii="Nova Mono" w:cs="Nova Mono" w:eastAsia="Nova Mono" w:hAnsi="Nova Mono"/>
          <w:strike w:val="1"/>
          <w:color w:val="188038"/>
          <w:rtl w:val="0"/>
        </w:rPr>
        <w:t xml:space="preserve">8 − 5 = ?</w:t>
      </w:r>
      <w:r w:rsidDel="00000000" w:rsidR="00000000" w:rsidRPr="00000000">
        <w:rPr>
          <w:strike w:val="1"/>
          <w:rtl w:val="0"/>
        </w:rPr>
        <w:t xml:space="preserve">. Guide: "The long bottom is 8. This piece is 5. So the other piece must be... 3! These are related sides — the two horizontal pieces have to add up to the total."</w:t>
      </w:r>
      <w:commentRangeEnd w:id="187"/>
      <w:r w:rsidDel="00000000" w:rsidR="00000000" w:rsidRPr="00000000">
        <w:commentReference w:id="187"/>
      </w:r>
      <w:r w:rsidDel="00000000" w:rsidR="00000000" w:rsidRPr="00000000">
        <w:rPr>
          <w:rtl w:val="0"/>
        </w:rPr>
      </w:r>
    </w:p>
    <w:p w:rsidR="00000000" w:rsidDel="00000000" w:rsidP="00000000" w:rsidRDefault="00000000" w:rsidRPr="00000000" w14:paraId="00000ACC">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commentRangeStart w:id="188"/>
      <w:commentRangeStart w:id="189"/>
      <w:r w:rsidDel="00000000" w:rsidR="00000000" w:rsidRPr="00000000">
        <w:rPr>
          <w:strike w:val="1"/>
          <w:rtl w:val="0"/>
        </w:rPr>
        <w:t xml:space="preserve">Then student completes the area calculation (now with all dimensions known).</w:t>
      </w:r>
      <w:commentRangeEnd w:id="188"/>
      <w:r w:rsidDel="00000000" w:rsidR="00000000" w:rsidRPr="00000000">
        <w:commentReference w:id="188"/>
      </w:r>
      <w:commentRangeEnd w:id="189"/>
      <w:r w:rsidDel="00000000" w:rsidR="00000000" w:rsidRPr="00000000">
        <w:commentReference w:id="189"/>
      </w:r>
      <w:r w:rsidDel="00000000" w:rsidR="00000000" w:rsidRPr="00000000">
        <w:rPr>
          <w:rtl w:val="0"/>
        </w:rPr>
      </w:r>
    </w:p>
    <w:p w:rsidR="00000000" w:rsidDel="00000000" w:rsidP="00000000" w:rsidRDefault="00000000" w:rsidRPr="00000000" w14:paraId="00000ACD">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Purpose: Establish that missing side lengths are findable, not blockers. The figure still has all the information — you just have to extract it. Prime the "sides add up" principle with explicit visual support.</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numPr>
          <w:ilvl w:val="0"/>
          <w:numId w:val="57"/>
        </w:numPr>
        <w:ind w:left="720" w:hanging="360"/>
        <w:rPr>
          <w:shd w:fill="b6d7a8" w:val="clear"/>
        </w:rPr>
      </w:pPr>
      <w:r w:rsidDel="00000000" w:rsidR="00000000" w:rsidRPr="00000000">
        <w:rPr>
          <w:b w:val="1"/>
          <w:bCs w:val="1"/>
          <w:shd w:fill="b6d7a8" w:val="clear"/>
          <w:rtl w:val="0"/>
        </w:rPr>
        <w:t xml:space="preserve">Composite Figures</w:t>
      </w:r>
      <w:r w:rsidDel="00000000" w:rsidR="00000000" w:rsidRPr="00000000">
        <w:rPr>
          <w:rFonts w:ascii="Arial Unicode MS" w:cs="Arial Unicode MS" w:eastAsia="Arial Unicode MS" w:hAnsi="Arial Unicode MS"/>
          <w:shd w:fill="b6d7a8" w:val="clear"/>
          <w:rtl w:val="0"/>
        </w:rPr>
        <w:t xml:space="preserve"> (L-shape, labels only, all dimensions labeled) → Quick M12-style solve. Decompose, calculate, add. Should feel routine. ~1 problem.</w:t>
      </w:r>
    </w:p>
    <w:p w:rsidR="00000000" w:rsidDel="00000000" w:rsidP="00000000" w:rsidRDefault="00000000" w:rsidRPr="00000000" w14:paraId="00000AD0">
      <w:pPr>
        <w:numPr>
          <w:ilvl w:val="0"/>
          <w:numId w:val="57"/>
        </w:numPr>
        <w:ind w:left="720" w:hanging="360"/>
        <w:rPr>
          <w:shd w:fill="b6d7a8" w:val="clear"/>
        </w:rPr>
      </w:pPr>
      <w:r w:rsidDel="00000000" w:rsidR="00000000" w:rsidRPr="00000000">
        <w:rPr>
          <w:shd w:fill="b6d7a8" w:val="clear"/>
          <w:rtl w:val="0"/>
        </w:rPr>
        <w:t xml:space="preserve">Then: SAME figure redisplayed with ONE dimension label replaced by "?"</w:t>
      </w:r>
    </w:p>
    <w:p w:rsidR="00000000" w:rsidDel="00000000" w:rsidP="00000000" w:rsidRDefault="00000000" w:rsidRPr="00000000" w14:paraId="00000AD1">
      <w:pPr>
        <w:numPr>
          <w:ilvl w:val="0"/>
          <w:numId w:val="57"/>
        </w:numPr>
        <w:ind w:left="720" w:hanging="360"/>
        <w:rPr>
          <w:shd w:fill="b6d7a8" w:val="clear"/>
        </w:rPr>
      </w:pPr>
      <w:r w:rsidDel="00000000" w:rsidR="00000000" w:rsidRPr="00000000">
        <w:rPr>
          <w:shd w:fill="b6d7a8" w:val="clear"/>
          <w:rtl w:val="0"/>
        </w:rPr>
        <w:t xml:space="preserve">"This is the same shape. But now one side length is missing. Can you figure out what it is?"</w:t>
      </w:r>
    </w:p>
    <w:p w:rsidR="00000000" w:rsidDel="00000000" w:rsidP="00000000" w:rsidRDefault="00000000" w:rsidRPr="00000000" w14:paraId="00000AD2">
      <w:pPr>
        <w:numPr>
          <w:ilvl w:val="0"/>
          <w:numId w:val="57"/>
        </w:numPr>
        <w:ind w:left="720" w:hanging="360"/>
        <w:rPr>
          <w:shd w:fill="b6d7a8" w:val="clear"/>
        </w:rPr>
      </w:pPr>
      <w:r w:rsidDel="00000000" w:rsidR="00000000" w:rsidRPr="00000000">
        <w:rPr>
          <w:shd w:fill="b6d7a8" w:val="clear"/>
          <w:rtl w:val="0"/>
        </w:rPr>
        <w:t xml:space="preserve">System activates </w:t>
      </w:r>
      <w:r w:rsidDel="00000000" w:rsidR="00000000" w:rsidRPr="00000000">
        <w:rPr>
          <w:b w:val="1"/>
          <w:bCs w:val="1"/>
          <w:shd w:fill="b6d7a8" w:val="clear"/>
          <w:rtl w:val="0"/>
        </w:rPr>
        <w:t xml:space="preserve">Highlight Related Sides</w:t>
      </w:r>
      <w:r w:rsidDel="00000000" w:rsidR="00000000" w:rsidRPr="00000000">
        <w:rPr>
          <w:shd w:fill="b6d7a8" w:val="clear"/>
          <w:rtl w:val="0"/>
        </w:rPr>
        <w:t xml:space="preserve">: the missing side and its related known sides light up in the same color. An equation appears with the actual values from the problem (e.g., </w:t>
      </w:r>
      <w:r w:rsidDel="00000000" w:rsidR="00000000" w:rsidRPr="00000000">
        <w:rPr>
          <w:rFonts w:ascii="Nova Mono" w:cs="Nova Mono" w:eastAsia="Nova Mono" w:hAnsi="Nova Mono"/>
          <w:color w:val="188038"/>
          <w:shd w:fill="b6d7a8" w:val="clear"/>
          <w:rtl w:val="0"/>
        </w:rPr>
        <w:t xml:space="preserve">8 − 5 = ?</w:t>
      </w:r>
      <w:r w:rsidDel="00000000" w:rsidR="00000000" w:rsidRPr="00000000">
        <w:rPr>
          <w:shd w:fill="b6d7a8" w:val="clear"/>
          <w:rtl w:val="0"/>
        </w:rPr>
        <w:t xml:space="preserve">). Guide: "Remember — related sides add up. The long bottom is 8. This piece is 5. So the other piece must be... 3!"</w:t>
      </w:r>
    </w:p>
    <w:p w:rsidR="00000000" w:rsidDel="00000000" w:rsidP="00000000" w:rsidRDefault="00000000" w:rsidRPr="00000000" w14:paraId="00000AD3">
      <w:pPr>
        <w:numPr>
          <w:ilvl w:val="0"/>
          <w:numId w:val="57"/>
        </w:numPr>
        <w:ind w:left="720" w:hanging="360"/>
        <w:rPr>
          <w:shd w:fill="b6d7a8" w:val="clear"/>
        </w:rPr>
      </w:pPr>
      <w:r w:rsidDel="00000000" w:rsidR="00000000" w:rsidRPr="00000000">
        <w:rPr>
          <w:shd w:fill="b6d7a8" w:val="clear"/>
          <w:rtl w:val="0"/>
        </w:rPr>
        <w:t xml:space="preserve">Student does NOT recalculate the area — they already computed it on the same figure moments ago. Guide connects: "You already found the area of this shape. Even with a missing side, you had enough information to figure it out. That's what we're going to practice today."</w:t>
      </w:r>
    </w:p>
    <w:p w:rsidR="00000000" w:rsidDel="00000000" w:rsidP="00000000" w:rsidRDefault="00000000" w:rsidRPr="00000000" w14:paraId="00000AD4">
      <w:pPr>
        <w:numPr>
          <w:ilvl w:val="0"/>
          <w:numId w:val="57"/>
        </w:numPr>
        <w:ind w:left="720" w:hanging="360"/>
        <w:rPr>
          <w:shd w:fill="b6d7a8" w:val="clear"/>
        </w:rPr>
      </w:pPr>
      <w:r w:rsidDel="00000000" w:rsidR="00000000" w:rsidRPr="00000000">
        <w:rPr>
          <w:shd w:fill="b6d7a8" w:val="clear"/>
          <w:rtl w:val="0"/>
        </w:rPr>
        <w:t xml:space="preserve">Purpose: Establish that missing side lengths are findable, not blockers. The "related sides add up" principle from M12 is the tool — M13 extends it from verification to problem-solving. No recalculation needed; the student already knows the area. The warm-up is a confidence moment, not a calculation moment.</w:t>
      </w:r>
    </w:p>
    <w:p w:rsidR="00000000" w:rsidDel="00000000" w:rsidP="00000000" w:rsidRDefault="00000000" w:rsidRPr="00000000" w14:paraId="00000AD5">
      <w:pPr>
        <w:ind w:left="720" w:firstLine="0"/>
        <w:rPr>
          <w:shd w:fill="b6d7a8" w:val="clear"/>
        </w:rPr>
      </w:pP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strike w:val="1"/>
        </w:rPr>
      </w:pPr>
      <w:commentRangeStart w:id="190"/>
      <w:r w:rsidDel="00000000" w:rsidR="00000000" w:rsidRPr="00000000">
        <w:rPr>
          <w:i w:val="1"/>
          <w:iCs w:val="1"/>
          <w:strike w:val="1"/>
          <w:rtl w:val="0"/>
        </w:rPr>
        <w:t xml:space="preserve">Early activities (One missing side, guided):</w:t>
      </w:r>
      <w:commentRangeEnd w:id="190"/>
      <w:r w:rsidDel="00000000" w:rsidR="00000000" w:rsidRPr="00000000">
        <w:commentReference w:id="190"/>
      </w: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ADC">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Composite Figures</w:t>
      </w:r>
      <w:r w:rsidDel="00000000" w:rsidR="00000000" w:rsidRPr="00000000">
        <w:rPr>
          <w:strike w:val="1"/>
          <w:rtl w:val="0"/>
        </w:rPr>
        <w:t xml:space="preserve"> (L-shapes, labels only, 1 missing side marked "?") + </w:t>
      </w:r>
      <w:r w:rsidDel="00000000" w:rsidR="00000000" w:rsidRPr="00000000">
        <w:rPr>
          <w:b w:val="1"/>
          <w:bCs w:val="1"/>
          <w:strike w:val="1"/>
          <w:rtl w:val="0"/>
        </w:rPr>
        <w:t xml:space="preserve">Equation Builder</w:t>
      </w: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trike w:val="1"/>
        </w:rPr>
      </w:pPr>
      <w:r w:rsidDel="00000000" w:rsidR="00000000" w:rsidRPr="00000000">
        <w:rPr>
          <w:rtl w:val="0"/>
        </w:rPr>
      </w:r>
    </w:p>
    <w:p w:rsidR="00000000" w:rsidDel="00000000" w:rsidP="00000000" w:rsidRDefault="00000000" w:rsidRPr="00000000" w14:paraId="00000ADE">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System activates </w:t>
      </w:r>
      <w:r w:rsidDel="00000000" w:rsidR="00000000" w:rsidRPr="00000000">
        <w:rPr>
          <w:b w:val="1"/>
          <w:bCs w:val="1"/>
          <w:strike w:val="1"/>
          <w:rtl w:val="0"/>
        </w:rPr>
        <w:t xml:space="preserve">Highlight Related Sides</w:t>
      </w:r>
      <w:r w:rsidDel="00000000" w:rsidR="00000000" w:rsidRPr="00000000">
        <w:rPr>
          <w:strike w:val="1"/>
          <w:rtl w:val="0"/>
        </w:rPr>
        <w:t xml:space="preserve"> automatically: the missing side and its two related known sides are color-matched (e.g., all horizontal sides highlighted in blue). The constraint equation appears beside the figure: </w:t>
      </w:r>
      <w:commentRangeStart w:id="191"/>
      <w:commentRangeStart w:id="192"/>
      <w:r w:rsidDel="00000000" w:rsidR="00000000" w:rsidRPr="00000000">
        <w:rPr>
          <w:rFonts w:ascii="Nova Mono" w:cs="Nova Mono" w:eastAsia="Nova Mono" w:hAnsi="Nova Mono"/>
          <w:strike w:val="1"/>
          <w:color w:val="188038"/>
          <w:rtl w:val="0"/>
        </w:rPr>
        <w:t xml:space="preserve">[total] − [known piece] = [?]</w:t>
      </w:r>
      <w:r w:rsidDel="00000000" w:rsidR="00000000" w:rsidRPr="00000000">
        <w:rPr>
          <w:strike w:val="1"/>
          <w:rtl w:val="0"/>
        </w:rPr>
        <w:t xml:space="preserve">.</w:t>
      </w:r>
      <w:commentRangeEnd w:id="191"/>
      <w:r w:rsidDel="00000000" w:rsidR="00000000" w:rsidRPr="00000000">
        <w:commentReference w:id="191"/>
      </w:r>
      <w:commentRangeEnd w:id="192"/>
      <w:r w:rsidDel="00000000" w:rsidR="00000000" w:rsidRPr="00000000">
        <w:commentReference w:id="192"/>
      </w:r>
      <w:r w:rsidDel="00000000" w:rsidR="00000000" w:rsidRPr="00000000">
        <w:rPr>
          <w:strike w:val="1"/>
          <w:shd w:fill="b6d7a8" w:val="clear"/>
          <w:rtl w:val="0"/>
        </w:rPr>
        <w:t xml:space="preserve">The constraint equation appears beside the figure with the actual values from the problem (e.g., </w:t>
      </w:r>
      <w:r w:rsidDel="00000000" w:rsidR="00000000" w:rsidRPr="00000000">
        <w:rPr>
          <w:rFonts w:ascii="Nova Mono" w:cs="Nova Mono" w:eastAsia="Nova Mono" w:hAnsi="Nova Mono"/>
          <w:strike w:val="1"/>
          <w:color w:val="188038"/>
          <w:shd w:fill="b6d7a8" w:val="clear"/>
          <w:rtl w:val="0"/>
        </w:rPr>
        <w:t xml:space="preserve">8 − 5 = ?</w:t>
      </w:r>
      <w:r w:rsidDel="00000000" w:rsidR="00000000" w:rsidRPr="00000000">
        <w:rPr>
          <w:strike w:val="1"/>
          <w:shd w:fill="b6d7a8" w:val="clear"/>
          <w:rtl w:val="0"/>
        </w:rPr>
        <w:t xml:space="preserve">). The equation uses the specific numbers, not words — students see the arithmetic they need to perform.</w:t>
      </w:r>
    </w:p>
    <w:p w:rsidR="00000000" w:rsidDel="00000000" w:rsidP="00000000" w:rsidRDefault="00000000" w:rsidRPr="00000000" w14:paraId="00000ADF">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193"/>
      <w:r w:rsidDel="00000000" w:rsidR="00000000" w:rsidRPr="00000000">
        <w:rPr>
          <w:strike w:val="1"/>
          <w:rtl w:val="0"/>
        </w:rPr>
        <w:t xml:space="preserve">Student selects the missing dimension (MC from 4 options — correct value, total instead of difference, wrong-direction subtraction, and a random distractor).</w:t>
      </w:r>
      <w:commentRangeEnd w:id="193"/>
      <w:r w:rsidDel="00000000" w:rsidR="00000000" w:rsidRPr="00000000">
        <w:commentReference w:id="193"/>
      </w:r>
      <w:r w:rsidDel="00000000" w:rsidR="00000000" w:rsidRPr="00000000">
        <w:rPr>
          <w:rtl w:val="0"/>
        </w:rPr>
      </w:r>
    </w:p>
    <w:p w:rsidR="00000000" w:rsidDel="00000000" w:rsidP="00000000" w:rsidRDefault="00000000" w:rsidRPr="00000000" w14:paraId="00000AE0">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directional reasoning:</w:t>
      </w:r>
      <w:r w:rsidDel="00000000" w:rsidR="00000000" w:rsidRPr="00000000">
        <w:rPr>
          <w:strike w:val="1"/>
          <w:rtl w:val="0"/>
        </w:rPr>
        <w:t xml:space="preserve"> Guide connects to M12's verification: "Remember when we checked that related sides add up? You used that to verify your work. Now you're going to use the SAME idea to find a missing side. Watch." Guide explicitly names the principle: "Look at the horizontal sides. The long bottom is 8. One piece is 5. What's the other piece?"</w:t>
      </w:r>
      <w:r w:rsidDel="00000000" w:rsidR="00000000" w:rsidRPr="00000000">
        <w:rPr>
          <w:rtl w:val="0"/>
        </w:rPr>
      </w:r>
    </w:p>
    <w:p w:rsidR="00000000" w:rsidDel="00000000" w:rsidP="00000000" w:rsidRDefault="00000000" w:rsidRPr="00000000" w14:paraId="00000AE1">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After missing side is found, system fills in the dimension label. Now ALL sides are labeled.</w:t>
      </w:r>
    </w:p>
    <w:p w:rsidR="00000000" w:rsidDel="00000000" w:rsidP="00000000" w:rsidRDefault="00000000" w:rsidRPr="00000000" w14:paraId="00000AE2">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commentRangeStart w:id="194"/>
      <w:commentRangeStart w:id="195"/>
      <w:r w:rsidDel="00000000" w:rsidR="00000000" w:rsidRPr="00000000">
        <w:rPr>
          <w:strike w:val="1"/>
          <w:rtl w:val="0"/>
        </w:rPr>
        <w:t xml:space="preserve">Student decomposes (student-placed), identifies dimensions per rectangle, calculates, adds. This is identical to M12 — the only new step is the missing-side reasoning that preceded it.</w:t>
      </w:r>
      <w:commentRangeEnd w:id="194"/>
      <w:r w:rsidDel="00000000" w:rsidR="00000000" w:rsidRPr="00000000">
        <w:commentReference w:id="194"/>
      </w:r>
      <w:commentRangeEnd w:id="195"/>
      <w:r w:rsidDel="00000000" w:rsidR="00000000" w:rsidRPr="00000000">
        <w:commentReference w:id="195"/>
      </w:r>
      <w:r w:rsidDel="00000000" w:rsidR="00000000" w:rsidRPr="00000000">
        <w:rPr>
          <w:rtl w:val="0"/>
        </w:rPr>
      </w:r>
    </w:p>
    <w:p w:rsidR="00000000" w:rsidDel="00000000" w:rsidP="00000000" w:rsidRDefault="00000000" w:rsidRPr="00000000" w14:paraId="00000AE3">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3–4 problems. All L-shapes, 1 missing side each. Highlight Related Sides automatic throughout.</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trike w:val="1"/>
        </w:rPr>
      </w:pPr>
      <w:r w:rsidDel="00000000" w:rsidR="00000000" w:rsidRPr="00000000">
        <w:rPr>
          <w:rtl w:val="0"/>
        </w:rPr>
      </w:r>
    </w:p>
    <w:p w:rsidR="00000000" w:rsidDel="00000000" w:rsidP="00000000" w:rsidRDefault="00000000" w:rsidRPr="00000000" w14:paraId="00000AE5">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Directional error check (after 2nd problem):</w:t>
      </w: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trike w:val="1"/>
        </w:rPr>
      </w:pPr>
      <w:r w:rsidDel="00000000" w:rsidR="00000000" w:rsidRPr="00000000">
        <w:rPr>
          <w:rtl w:val="0"/>
        </w:rPr>
      </w:r>
    </w:p>
    <w:p w:rsidR="00000000" w:rsidDel="00000000" w:rsidP="00000000" w:rsidRDefault="00000000" w:rsidRPr="00000000" w14:paraId="00000AE7">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System displays a figure with a missing horizontal side. Guide poses:</w:t>
      </w:r>
      <w:commentRangeStart w:id="196"/>
      <w:r w:rsidDel="00000000" w:rsidR="00000000" w:rsidRPr="00000000">
        <w:rPr>
          <w:strike w:val="1"/>
          <w:rtl w:val="0"/>
        </w:rPr>
        <w:t xml:space="preserve"> "A student looked at this figure and subtracted the vertical side from the horizontal side. Would that work?" Student examines: no — the vertical side doesn't relate to the horizontal missing piece. "Horizontal sides add up with horizontal sides. Vertical sides add up with vertical sides."</w:t>
      </w:r>
      <w:commentRangeEnd w:id="196"/>
      <w:r w:rsidDel="00000000" w:rsidR="00000000" w:rsidRPr="00000000">
        <w:commentReference w:id="196"/>
      </w:r>
      <w:r w:rsidDel="00000000" w:rsidR="00000000" w:rsidRPr="00000000">
        <w:rPr>
          <w:rtl w:val="0"/>
        </w:rPr>
      </w:r>
    </w:p>
    <w:p w:rsidR="00000000" w:rsidDel="00000000" w:rsidP="00000000" w:rsidRDefault="00000000" w:rsidRPr="00000000" w14:paraId="00000AE8">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This directly addresses the directional component of misconception M7. Cost: ~30 seconds. Same proactive pattern as M11 (completing the rectangle) and M12 (dimension pairing). Reinforces the directional principle: "Horizontal sides go with horizontal sides. Vertical sides go with vertical sides."</w:t>
      </w:r>
    </w:p>
    <w:p w:rsidR="00000000" w:rsidDel="00000000" w:rsidP="00000000" w:rsidRDefault="00000000" w:rsidRPr="00000000" w14:paraId="00000AE9">
      <w:pPr>
        <w:spacing w:after="240" w:before="240" w:lineRule="auto"/>
        <w:rPr>
          <w:i w:val="1"/>
          <w:iCs w:val="1"/>
          <w:shd w:fill="b6d7a8" w:val="clear"/>
        </w:rPr>
      </w:pPr>
      <w:r w:rsidDel="00000000" w:rsidR="00000000" w:rsidRPr="00000000">
        <w:rPr>
          <w:i w:val="1"/>
          <w:iCs w:val="1"/>
          <w:shd w:fill="b6d7a8" w:val="clear"/>
          <w:rtl w:val="0"/>
        </w:rPr>
        <w:t xml:space="preserve">Early activities (Learning the "sides add up" principle on L-shapes):</w:t>
      </w:r>
    </w:p>
    <w:p w:rsidR="00000000" w:rsidDel="00000000" w:rsidP="00000000" w:rsidRDefault="00000000" w:rsidRPr="00000000" w14:paraId="00000AEA">
      <w:pPr>
        <w:numPr>
          <w:ilvl w:val="0"/>
          <w:numId w:val="41"/>
        </w:numPr>
        <w:spacing w:after="0" w:afterAutospacing="0" w:before="240" w:lineRule="auto"/>
        <w:ind w:left="720" w:hanging="360"/>
        <w:rPr>
          <w:shd w:fill="b6d7a8" w:val="clear"/>
        </w:rPr>
      </w:pPr>
      <w:r w:rsidDel="00000000" w:rsidR="00000000" w:rsidRPr="00000000">
        <w:rPr>
          <w:b w:val="1"/>
          <w:bCs w:val="1"/>
          <w:shd w:fill="b6d7a8" w:val="clear"/>
          <w:rtl w:val="0"/>
        </w:rPr>
        <w:t xml:space="preserve">Composite Figures</w:t>
      </w:r>
      <w:r w:rsidDel="00000000" w:rsidR="00000000" w:rsidRPr="00000000">
        <w:rPr>
          <w:shd w:fill="b6d7a8" w:val="clear"/>
          <w:rtl w:val="0"/>
        </w:rPr>
        <w:t xml:space="preserve"> (L-shapes, labels only, 1 missing side marked "?") + </w:t>
      </w:r>
      <w:r w:rsidDel="00000000" w:rsidR="00000000" w:rsidRPr="00000000">
        <w:rPr>
          <w:b w:val="1"/>
          <w:bCs w:val="1"/>
          <w:shd w:fill="b6d7a8" w:val="clear"/>
          <w:rtl w:val="0"/>
        </w:rPr>
        <w:t xml:space="preserve">Equation Builder</w:t>
      </w:r>
    </w:p>
    <w:p w:rsidR="00000000" w:rsidDel="00000000" w:rsidP="00000000" w:rsidRDefault="00000000" w:rsidRPr="00000000" w14:paraId="00000AEB">
      <w:pPr>
        <w:numPr>
          <w:ilvl w:val="1"/>
          <w:numId w:val="41"/>
        </w:numPr>
        <w:spacing w:after="0" w:afterAutospacing="0" w:before="0" w:beforeAutospacing="0" w:lineRule="auto"/>
        <w:ind w:left="1440" w:hanging="360"/>
        <w:rPr>
          <w:shd w:fill="b6d7a8" w:val="clear"/>
        </w:rPr>
      </w:pPr>
      <w:r w:rsidDel="00000000" w:rsidR="00000000" w:rsidRPr="00000000">
        <w:rPr>
          <w:shd w:fill="b6d7a8" w:val="clear"/>
          <w:rtl w:val="0"/>
        </w:rPr>
        <w:t xml:space="preserve">System activates </w:t>
      </w:r>
      <w:r w:rsidDel="00000000" w:rsidR="00000000" w:rsidRPr="00000000">
        <w:rPr>
          <w:b w:val="1"/>
          <w:bCs w:val="1"/>
          <w:shd w:fill="b6d7a8" w:val="clear"/>
          <w:rtl w:val="0"/>
        </w:rPr>
        <w:t xml:space="preserve">Highlight Related Sides</w:t>
      </w:r>
      <w:r w:rsidDel="00000000" w:rsidR="00000000" w:rsidRPr="00000000">
        <w:rPr>
          <w:shd w:fill="b6d7a8" w:val="clear"/>
          <w:rtl w:val="0"/>
        </w:rPr>
        <w:t xml:space="preserve"> automatically: the missing side and its two related known sides are color-matched (e.g., all horizontal sides highlighted in blue). The constraint equation appears beside the figure with the actual values from the problem (e.g., </w:t>
      </w:r>
      <w:r w:rsidDel="00000000" w:rsidR="00000000" w:rsidRPr="00000000">
        <w:rPr>
          <w:rFonts w:ascii="Nova Mono" w:cs="Nova Mono" w:eastAsia="Nova Mono" w:hAnsi="Nova Mono"/>
          <w:color w:val="188038"/>
          <w:shd w:fill="b6d7a8" w:val="clear"/>
          <w:rtl w:val="0"/>
        </w:rPr>
        <w:t xml:space="preserve">8 − 5 = ?</w:t>
      </w:r>
      <w:r w:rsidDel="00000000" w:rsidR="00000000" w:rsidRPr="00000000">
        <w:rPr>
          <w:shd w:fill="b6d7a8" w:val="clear"/>
          <w:rtl w:val="0"/>
        </w:rPr>
        <w:t xml:space="preserve">). The equation uses the specific numbers, not words — students see the arithmetic they need to perform.</w:t>
      </w:r>
    </w:p>
    <w:p w:rsidR="00000000" w:rsidDel="00000000" w:rsidP="00000000" w:rsidRDefault="00000000" w:rsidRPr="00000000" w14:paraId="00000AEC">
      <w:pPr>
        <w:numPr>
          <w:ilvl w:val="1"/>
          <w:numId w:val="41"/>
        </w:numPr>
        <w:spacing w:after="0" w:afterAutospacing="0" w:before="0" w:beforeAutospacing="0" w:lineRule="auto"/>
        <w:ind w:left="1440" w:hanging="360"/>
        <w:rPr>
          <w:shd w:fill="b6d7a8" w:val="clear"/>
        </w:rPr>
      </w:pPr>
      <w:r w:rsidDel="00000000" w:rsidR="00000000" w:rsidRPr="00000000">
        <w:rPr>
          <w:shd w:fill="b6d7a8" w:val="clear"/>
          <w:rtl w:val="0"/>
        </w:rPr>
        <w:t xml:space="preserve">Student selects the missing dimension (MC from 4 options — correct value, total instead of difference, wrong-direction subtraction, and a random distractor).</w:t>
      </w:r>
    </w:p>
    <w:p w:rsidR="00000000" w:rsidDel="00000000" w:rsidP="00000000" w:rsidRDefault="00000000" w:rsidRPr="00000000" w14:paraId="00000AED">
      <w:pPr>
        <w:numPr>
          <w:ilvl w:val="1"/>
          <w:numId w:val="41"/>
        </w:numPr>
        <w:spacing w:after="0" w:afterAutospacing="0" w:before="0" w:beforeAutospacing="0" w:lineRule="auto"/>
        <w:ind w:left="1440" w:hanging="360"/>
        <w:rPr>
          <w:shd w:fill="b6d7a8" w:val="clear"/>
        </w:rPr>
      </w:pPr>
      <w:r w:rsidDel="00000000" w:rsidR="00000000" w:rsidRPr="00000000">
        <w:rPr>
          <w:b w:val="1"/>
          <w:bCs w:val="1"/>
          <w:shd w:fill="b6d7a8" w:val="clear"/>
          <w:rtl w:val="0"/>
        </w:rPr>
        <w:t xml:space="preserve">Key beat — directional reasoning:</w:t>
      </w:r>
      <w:r w:rsidDel="00000000" w:rsidR="00000000" w:rsidRPr="00000000">
        <w:rPr>
          <w:shd w:fill="b6d7a8" w:val="clear"/>
          <w:rtl w:val="0"/>
        </w:rPr>
        <w:t xml:space="preserve"> Guide connects to M12's verification: "Remember when we checked that related sides add up? You used that to verify your work. Now you're going to use the SAME idea to find a missing side." Guide explicitly names the principle: "Look at the horizontal sides. The long bottom is 8. One piece is 5. What's the other piece?"</w:t>
      </w:r>
    </w:p>
    <w:p w:rsidR="00000000" w:rsidDel="00000000" w:rsidP="00000000" w:rsidRDefault="00000000" w:rsidRPr="00000000" w14:paraId="00000AEE">
      <w:pPr>
        <w:numPr>
          <w:ilvl w:val="1"/>
          <w:numId w:val="41"/>
        </w:numPr>
        <w:spacing w:after="0" w:afterAutospacing="0" w:before="0" w:beforeAutospacing="0" w:lineRule="auto"/>
        <w:ind w:left="1440" w:hanging="360"/>
        <w:rPr>
          <w:shd w:fill="b6d7a8" w:val="clear"/>
        </w:rPr>
      </w:pPr>
      <w:r w:rsidDel="00000000" w:rsidR="00000000" w:rsidRPr="00000000">
        <w:rPr>
          <w:shd w:fill="b6d7a8" w:val="clear"/>
          <w:rtl w:val="0"/>
        </w:rPr>
        <w:t xml:space="preserve">After missing side is found, system fills in the dimension label. Now ALL sides are labeled.</w:t>
      </w:r>
    </w:p>
    <w:p w:rsidR="00000000" w:rsidDel="00000000" w:rsidP="00000000" w:rsidRDefault="00000000" w:rsidRPr="00000000" w14:paraId="00000AEF">
      <w:pPr>
        <w:numPr>
          <w:ilvl w:val="1"/>
          <w:numId w:val="41"/>
        </w:numPr>
        <w:spacing w:after="0" w:afterAutospacing="0" w:before="0" w:beforeAutospacing="0" w:lineRule="auto"/>
        <w:ind w:left="1440" w:hanging="360"/>
        <w:rPr>
          <w:shd w:fill="b6d7a8" w:val="clear"/>
        </w:rPr>
      </w:pPr>
      <w:r w:rsidDel="00000000" w:rsidR="00000000" w:rsidRPr="00000000">
        <w:rPr>
          <w:b w:val="1"/>
          <w:bCs w:val="1"/>
          <w:shd w:fill="b6d7a8" w:val="clear"/>
          <w:rtl w:val="0"/>
        </w:rPr>
        <w:t xml:space="preserve">⚠️ Area calculation uses the decomposition that does NOT require the missing side.</w:t>
      </w:r>
      <w:r w:rsidDel="00000000" w:rsidR="00000000" w:rsidRPr="00000000">
        <w:rPr>
          <w:shd w:fill="b6d7a8" w:val="clear"/>
          <w:rtl w:val="0"/>
        </w:rPr>
        <w:t xml:space="preserve"> For L-shapes with 1 missing side, there is always a decomposition where both sub-rectangles have all their dimensions from the originally-labeled edges. The student decomposes (student-placed) and calculates area using only originally-given dimensions. The missing side was found as a geometric exercise, not as a prerequisite for area.</w:t>
      </w:r>
    </w:p>
    <w:p w:rsidR="00000000" w:rsidDel="00000000" w:rsidP="00000000" w:rsidRDefault="00000000" w:rsidRPr="00000000" w14:paraId="00000AF0">
      <w:pPr>
        <w:numPr>
          <w:ilvl w:val="1"/>
          <w:numId w:val="41"/>
        </w:numPr>
        <w:spacing w:after="0" w:afterAutospacing="0" w:before="0" w:beforeAutospacing="0" w:lineRule="auto"/>
        <w:ind w:left="1440" w:hanging="360"/>
        <w:rPr>
          <w:shd w:fill="b6d7a8" w:val="clear"/>
        </w:rPr>
      </w:pPr>
      <w:r w:rsidDel="00000000" w:rsidR="00000000" w:rsidRPr="00000000">
        <w:rPr>
          <w:b w:val="1"/>
          <w:bCs w:val="1"/>
          <w:shd w:fill="b6d7a8" w:val="clear"/>
          <w:rtl w:val="0"/>
        </w:rPr>
        <w:t xml:space="preserve">Why this matters:</w:t>
      </w:r>
      <w:r w:rsidDel="00000000" w:rsidR="00000000" w:rsidRPr="00000000">
        <w:rPr>
          <w:shd w:fill="b6d7a8" w:val="clear"/>
          <w:rtl w:val="0"/>
        </w:rPr>
        <w:t xml:space="preserve"> If we forced students to use the decomposition that requires the missing side, we'd be creating a false dependency — pretending they can't find the area without it, when they can. Teaching the principle honestly (as a geometric skill with its own value) is better pedagogy than manufacturing a need that doesn't exist for L-shapes. The genuine need arrives in Mid with T-shapes.</w:t>
      </w:r>
    </w:p>
    <w:p w:rsidR="00000000" w:rsidDel="00000000" w:rsidP="00000000" w:rsidRDefault="00000000" w:rsidRPr="00000000" w14:paraId="00000AF1">
      <w:pPr>
        <w:numPr>
          <w:ilvl w:val="1"/>
          <w:numId w:val="41"/>
        </w:numPr>
        <w:spacing w:after="0" w:afterAutospacing="0" w:before="0" w:beforeAutospacing="0" w:lineRule="auto"/>
        <w:ind w:left="1440" w:hanging="360"/>
        <w:rPr>
          <w:shd w:fill="b6d7a8" w:val="clear"/>
        </w:rPr>
      </w:pPr>
      <w:r w:rsidDel="00000000" w:rsidR="00000000" w:rsidRPr="00000000">
        <w:rPr>
          <w:b w:val="1"/>
          <w:bCs w:val="1"/>
          <w:shd w:fill="b6d7a8" w:val="clear"/>
          <w:rtl w:val="0"/>
        </w:rPr>
        <w:t xml:space="preserve">If a student chooses the decomposition that uses the missing side:</w:t>
      </w:r>
      <w:r w:rsidDel="00000000" w:rsidR="00000000" w:rsidRPr="00000000">
        <w:rPr>
          <w:shd w:fill="b6d7a8" w:val="clear"/>
          <w:rtl w:val="0"/>
        </w:rPr>
        <w:t xml:space="preserve"> That's fine — they found the missing side already, so the dimensions are available. Don't redirect them. The constraint is on how the GUIDE frames the task, not on which decomposition the student selects.</w:t>
      </w:r>
    </w:p>
    <w:p w:rsidR="00000000" w:rsidDel="00000000" w:rsidP="00000000" w:rsidRDefault="00000000" w:rsidRPr="00000000" w14:paraId="00000AF2">
      <w:pPr>
        <w:numPr>
          <w:ilvl w:val="1"/>
          <w:numId w:val="41"/>
        </w:numPr>
        <w:spacing w:after="0" w:afterAutospacing="0" w:before="0" w:beforeAutospacing="0" w:lineRule="auto"/>
        <w:ind w:left="1440" w:hanging="360"/>
        <w:rPr>
          <w:shd w:fill="b6d7a8" w:val="clear"/>
        </w:rPr>
      </w:pPr>
      <w:r w:rsidDel="00000000" w:rsidR="00000000" w:rsidRPr="00000000">
        <w:rPr>
          <w:shd w:fill="b6d7a8" w:val="clear"/>
          <w:rtl w:val="0"/>
        </w:rPr>
        <w:t xml:space="preserve">3–4 problems. All L-shapes, 1 missing side each. Highlight Related Sides automatic throughout.</w:t>
      </w:r>
    </w:p>
    <w:p w:rsidR="00000000" w:rsidDel="00000000" w:rsidP="00000000" w:rsidRDefault="00000000" w:rsidRPr="00000000" w14:paraId="00000AF3">
      <w:pPr>
        <w:numPr>
          <w:ilvl w:val="0"/>
          <w:numId w:val="41"/>
        </w:numPr>
        <w:spacing w:after="0" w:afterAutospacing="0" w:before="0" w:beforeAutospacing="0" w:lineRule="auto"/>
        <w:ind w:left="720" w:hanging="360"/>
        <w:rPr>
          <w:shd w:fill="b6d7a8" w:val="clear"/>
        </w:rPr>
      </w:pPr>
      <w:r w:rsidDel="00000000" w:rsidR="00000000" w:rsidRPr="00000000">
        <w:rPr>
          <w:b w:val="1"/>
          <w:bCs w:val="1"/>
          <w:shd w:fill="b6d7a8" w:val="clear"/>
          <w:rtl w:val="0"/>
        </w:rPr>
        <w:t xml:space="preserve">Directional error check (after 2nd problem):</w:t>
      </w:r>
    </w:p>
    <w:p w:rsidR="00000000" w:rsidDel="00000000" w:rsidP="00000000" w:rsidRDefault="00000000" w:rsidRPr="00000000" w14:paraId="00000AF4">
      <w:pPr>
        <w:numPr>
          <w:ilvl w:val="1"/>
          <w:numId w:val="41"/>
        </w:numPr>
        <w:spacing w:after="0" w:afterAutospacing="0" w:before="0" w:beforeAutospacing="0" w:lineRule="auto"/>
        <w:ind w:left="1440" w:hanging="360"/>
        <w:rPr>
          <w:shd w:fill="b6d7a8" w:val="clear"/>
        </w:rPr>
      </w:pPr>
      <w:r w:rsidDel="00000000" w:rsidR="00000000" w:rsidRPr="00000000">
        <w:rPr>
          <w:shd w:fill="b6d7a8" w:val="clear"/>
          <w:rtl w:val="0"/>
        </w:rPr>
        <w:t xml:space="preserve">System displays a figure with a missing horizontal side. Guide poses: "A student looked at this figure and subtracted the vertical side from the horizontal side. Would that work?" Student examines: no — the vertical side doesn't relate to the horizontal missing piece. "Horizontal sides add up with horizontal sides. Vertical sides add up with vertical sides."</w:t>
      </w:r>
    </w:p>
    <w:p w:rsidR="00000000" w:rsidDel="00000000" w:rsidP="00000000" w:rsidRDefault="00000000" w:rsidRPr="00000000" w14:paraId="00000AF5">
      <w:pPr>
        <w:numPr>
          <w:ilvl w:val="1"/>
          <w:numId w:val="41"/>
        </w:numPr>
        <w:spacing w:after="240" w:before="0" w:beforeAutospacing="0" w:lineRule="auto"/>
        <w:ind w:left="1440" w:hanging="360"/>
        <w:rPr>
          <w:shd w:fill="b6d7a8" w:val="clear"/>
        </w:rPr>
      </w:pPr>
      <w:r w:rsidDel="00000000" w:rsidR="00000000" w:rsidRPr="00000000">
        <w:rPr>
          <w:shd w:fill="b6d7a8" w:val="clear"/>
          <w:rtl w:val="0"/>
        </w:rPr>
        <w:t xml:space="preserve">This directly addresses the directional component of misconception M7. Cost: ~30 seconds. Same proactive pattern as M11 (completing the rectangle) and M12 (dimension pairing). Reinforces the directional principle: "Horizontal sides go with horizontal sides. Vertical sides go with vertical sides."</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commentRangeStart w:id="197"/>
      <w:commentRangeStart w:id="198"/>
      <w:r w:rsidDel="00000000" w:rsidR="00000000" w:rsidRPr="00000000">
        <w:rPr>
          <w:i w:val="1"/>
          <w:iCs w:val="1"/>
          <w:rtl w:val="0"/>
        </w:rPr>
        <w:t xml:space="preserve">Mid activities </w:t>
      </w:r>
      <w:commentRangeEnd w:id="197"/>
      <w:r w:rsidDel="00000000" w:rsidR="00000000" w:rsidRPr="00000000">
        <w:commentReference w:id="197"/>
      </w:r>
      <w:commentRangeEnd w:id="198"/>
      <w:r w:rsidDel="00000000" w:rsidR="00000000" w:rsidRPr="00000000">
        <w:commentReference w:id="198"/>
      </w:r>
      <w:r w:rsidDel="00000000" w:rsidR="00000000" w:rsidRPr="00000000">
        <w:rPr>
          <w:i w:val="1"/>
          <w:iCs w:val="1"/>
          <w:rtl w:val="0"/>
        </w:rPr>
        <w:t xml:space="preserve">(Two missing sides, fading support):</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Composite Figures</w:t>
      </w:r>
      <w:r w:rsidDel="00000000" w:rsidR="00000000" w:rsidRPr="00000000">
        <w:rPr>
          <w:strike w:val="1"/>
          <w:rtl w:val="0"/>
        </w:rPr>
        <w:t xml:space="preserve"> (L-shapes and T-shapes, labels only, 2 missing sides marked "?") + </w:t>
      </w:r>
      <w:r w:rsidDel="00000000" w:rsidR="00000000" w:rsidRPr="00000000">
        <w:rPr>
          <w:b w:val="1"/>
          <w:bCs w:val="1"/>
          <w:strike w:val="1"/>
          <w:rtl w:val="0"/>
        </w:rPr>
        <w:t xml:space="preserve">Equation Builder</w:t>
      </w:r>
      <w:r w:rsidDel="00000000" w:rsidR="00000000" w:rsidRPr="00000000">
        <w:rPr>
          <w:rtl w:val="0"/>
        </w:rPr>
      </w:r>
    </w:p>
    <w:p w:rsidR="00000000" w:rsidDel="00000000" w:rsidP="00000000" w:rsidRDefault="00000000" w:rsidRPr="00000000" w14:paraId="00000AFB">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Highlight Related Sides available but not automatic — guide-controlled.</w:t>
      </w:r>
      <w:r w:rsidDel="00000000" w:rsidR="00000000" w:rsidRPr="00000000">
        <w:rPr>
          <w:strike w:val="1"/>
          <w:rtl w:val="0"/>
        </w:rPr>
        <w:t xml:space="preserve"> The guide activates the highlight when the student needs support, based on performance. This is NOT a student-accessible button — consistent with ghost grid (M12) and grid reveal (M7). The scaffold is present but the guide decides when to deploy it. If the student answers the first missing-side MC correctly without support, the guide doesn't activate it. If the student hesitates or answers incorrectly, the guide activates it for that side.</w:t>
      </w:r>
    </w:p>
    <w:p w:rsidR="00000000" w:rsidDel="00000000" w:rsidP="00000000" w:rsidRDefault="00000000" w:rsidRPr="00000000" w14:paraId="00000AFC">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Student finds BOTH missing sides (MC for each) before decomposing. The "find all missing sides first, THEN decompose" sequence is reinforced.</w:t>
      </w:r>
    </w:p>
    <w:p w:rsidR="00000000" w:rsidDel="00000000" w:rsidP="00000000" w:rsidRDefault="00000000" w:rsidRPr="00000000" w14:paraId="00000AFD">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After both missing sides are found, all dimensions are visible. Student decomposes, calculates, adds.</w:t>
      </w:r>
    </w:p>
    <w:p w:rsidR="00000000" w:rsidDel="00000000" w:rsidP="00000000" w:rsidRDefault="00000000" w:rsidRPr="00000000" w14:paraId="00000AFE">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3–4 problems.</w:t>
      </w:r>
      <w:commentRangeStart w:id="199"/>
      <w:r w:rsidDel="00000000" w:rsidR="00000000" w:rsidRPr="00000000">
        <w:rPr>
          <w:strike w:val="1"/>
          <w:rtl w:val="0"/>
        </w:rPr>
        <w:t xml:space="preserve"> L-shapes and T-shapes.</w:t>
      </w:r>
      <w:commentRangeEnd w:id="199"/>
      <w:r w:rsidDel="00000000" w:rsidR="00000000" w:rsidRPr="00000000">
        <w:commentReference w:id="199"/>
      </w:r>
      <w:r w:rsidDel="00000000" w:rsidR="00000000" w:rsidRPr="00000000">
        <w:rPr>
          <w:strike w:val="1"/>
          <w:rtl w:val="0"/>
        </w:rPr>
        <w:t xml:space="preserve"> 2 missing sides each.</w:t>
      </w:r>
    </w:p>
    <w:p w:rsidR="00000000" w:rsidDel="00000000" w:rsidP="00000000" w:rsidRDefault="00000000" w:rsidRPr="00000000" w14:paraId="00000AFF">
      <w:pPr>
        <w:ind w:left="0" w:firstLine="0"/>
        <w:rPr>
          <w:strike w:val="1"/>
        </w:rPr>
      </w:pPr>
      <w:r w:rsidDel="00000000" w:rsidR="00000000" w:rsidRPr="00000000">
        <w:rPr>
          <w:rtl w:val="0"/>
        </w:rPr>
      </w:r>
    </w:p>
    <w:p w:rsidR="00000000" w:rsidDel="00000000" w:rsidP="00000000" w:rsidRDefault="00000000" w:rsidRPr="00000000" w14:paraId="00000B00">
      <w:pPr>
        <w:spacing w:after="240" w:before="240" w:lineRule="auto"/>
        <w:ind w:left="720" w:firstLine="0"/>
        <w:rPr>
          <w:b w:val="1"/>
          <w:bCs w:val="1"/>
          <w:shd w:fill="b6d7a8" w:val="clear"/>
        </w:rPr>
      </w:pPr>
      <w:r w:rsidDel="00000000" w:rsidR="00000000" w:rsidRPr="00000000">
        <w:rPr>
          <w:b w:val="1"/>
          <w:bCs w:val="1"/>
          <w:shd w:fill="b6d7a8" w:val="clear"/>
          <w:rtl w:val="0"/>
        </w:rPr>
        <w:t xml:space="preserve">Composite Figures</w:t>
      </w:r>
      <w:r w:rsidDel="00000000" w:rsidR="00000000" w:rsidRPr="00000000">
        <w:rPr>
          <w:shd w:fill="b6d7a8" w:val="clear"/>
          <w:rtl w:val="0"/>
        </w:rPr>
        <w:t xml:space="preserve"> (T-shapes, labels only, 1–2 missing sides marked "?") + </w:t>
      </w:r>
      <w:r w:rsidDel="00000000" w:rsidR="00000000" w:rsidRPr="00000000">
        <w:rPr>
          <w:b w:val="1"/>
          <w:bCs w:val="1"/>
          <w:shd w:fill="b6d7a8" w:val="clear"/>
          <w:rtl w:val="0"/>
        </w:rPr>
        <w:t xml:space="preserve">Equation Builder</w:t>
      </w:r>
    </w:p>
    <w:p w:rsidR="00000000" w:rsidDel="00000000" w:rsidP="00000000" w:rsidRDefault="00000000" w:rsidRPr="00000000" w14:paraId="00000B01">
      <w:pPr>
        <w:numPr>
          <w:ilvl w:val="0"/>
          <w:numId w:val="36"/>
        </w:numPr>
        <w:spacing w:after="0" w:afterAutospacing="0" w:before="240" w:lineRule="auto"/>
        <w:ind w:left="1440" w:hanging="720"/>
        <w:rPr>
          <w:shd w:fill="b6d7a8" w:val="clear"/>
        </w:rPr>
      </w:pPr>
      <w:r w:rsidDel="00000000" w:rsidR="00000000" w:rsidRPr="00000000">
        <w:rPr>
          <w:b w:val="1"/>
          <w:bCs w:val="1"/>
          <w:shd w:fill="b6d7a8" w:val="clear"/>
          <w:rtl w:val="0"/>
        </w:rPr>
        <w:t xml:space="preserve">⚠️ FIGURE TYPE SHIFT:</w:t>
      </w:r>
      <w:r w:rsidDel="00000000" w:rsidR="00000000" w:rsidRPr="00000000">
        <w:rPr>
          <w:shd w:fill="b6d7a8" w:val="clear"/>
          <w:rtl w:val="0"/>
        </w:rPr>
        <w:t xml:space="preserve"> Mid introduces T-shapes, where the missing side IS required regardless of decomposition choice. This is the first time students NEED the "sides add up" principle to calculate area — the decomposition cannot avoid the missing dimension. The principle taught in Early now has genuine purpose.</w:t>
      </w:r>
    </w:p>
    <w:p w:rsidR="00000000" w:rsidDel="00000000" w:rsidP="00000000" w:rsidRDefault="00000000" w:rsidRPr="00000000" w14:paraId="00000B02">
      <w:pPr>
        <w:numPr>
          <w:ilvl w:val="0"/>
          <w:numId w:val="36"/>
        </w:numPr>
        <w:spacing w:after="0" w:afterAutospacing="0" w:before="0" w:beforeAutospacing="0" w:lineRule="auto"/>
        <w:ind w:left="1440" w:hanging="720"/>
        <w:rPr>
          <w:shd w:fill="b6d7a8" w:val="clear"/>
        </w:rPr>
      </w:pPr>
      <w:r w:rsidDel="00000000" w:rsidR="00000000" w:rsidRPr="00000000">
        <w:rPr>
          <w:b w:val="1"/>
          <w:bCs w:val="1"/>
          <w:shd w:fill="b6d7a8" w:val="clear"/>
          <w:rtl w:val="0"/>
        </w:rPr>
        <w:t xml:space="preserve">⚠️ WORKFLOW SHIFT:</w:t>
      </w:r>
      <w:r w:rsidDel="00000000" w:rsidR="00000000" w:rsidRPr="00000000">
        <w:rPr>
          <w:shd w:fill="b6d7a8" w:val="clear"/>
          <w:rtl w:val="0"/>
        </w:rPr>
        <w:t xml:space="preserve"> Mid introduces decompose-first ordering. Guide makes this explicit on the first Mid problem: "You know how to find missing sides. You know how to decompose. Let's put them together — decompose first, then figure out what you need."</w:t>
      </w:r>
    </w:p>
    <w:p w:rsidR="00000000" w:rsidDel="00000000" w:rsidP="00000000" w:rsidRDefault="00000000" w:rsidRPr="00000000" w14:paraId="00000B03">
      <w:pPr>
        <w:numPr>
          <w:ilvl w:val="0"/>
          <w:numId w:val="36"/>
        </w:numPr>
        <w:spacing w:after="0" w:afterAutospacing="0" w:before="0" w:beforeAutospacing="0" w:lineRule="auto"/>
        <w:ind w:left="1440" w:hanging="720"/>
        <w:rPr>
          <w:shd w:fill="b6d7a8" w:val="clear"/>
        </w:rPr>
      </w:pPr>
      <w:r w:rsidDel="00000000" w:rsidR="00000000" w:rsidRPr="00000000">
        <w:rPr>
          <w:shd w:fill="b6d7a8" w:val="clear"/>
          <w:rtl w:val="0"/>
        </w:rPr>
        <w:t xml:space="preserve">Student draws decomposition line on the figure (same as M12 — student-placed).</w:t>
      </w:r>
    </w:p>
    <w:p w:rsidR="00000000" w:rsidDel="00000000" w:rsidP="00000000" w:rsidRDefault="00000000" w:rsidRPr="00000000" w14:paraId="00000B04">
      <w:pPr>
        <w:numPr>
          <w:ilvl w:val="0"/>
          <w:numId w:val="36"/>
        </w:numPr>
        <w:spacing w:after="0" w:afterAutospacing="0" w:before="0" w:beforeAutospacing="0" w:lineRule="auto"/>
        <w:ind w:left="1440" w:hanging="720"/>
        <w:rPr>
          <w:shd w:fill="b6d7a8" w:val="clear"/>
        </w:rPr>
      </w:pPr>
      <w:r w:rsidDel="00000000" w:rsidR="00000000" w:rsidRPr="00000000">
        <w:rPr>
          <w:shd w:fill="b6d7a8" w:val="clear"/>
          <w:rtl w:val="0"/>
        </w:rPr>
        <w:t xml:space="preserve">Student discovers that one sub-rectangle is missing a dimension. Guide: "You need this rectangle's width to find its area. Can you figure out the missing side?" System prompts MC for the missing dimension. The need for the skill emerges naturally from the decomposition.</w:t>
      </w:r>
    </w:p>
    <w:p w:rsidR="00000000" w:rsidDel="00000000" w:rsidP="00000000" w:rsidRDefault="00000000" w:rsidRPr="00000000" w14:paraId="00000B05">
      <w:pPr>
        <w:numPr>
          <w:ilvl w:val="0"/>
          <w:numId w:val="36"/>
        </w:numPr>
        <w:spacing w:after="0" w:afterAutospacing="0" w:before="0" w:beforeAutospacing="0" w:lineRule="auto"/>
        <w:ind w:left="1440" w:hanging="720"/>
        <w:rPr>
          <w:shd w:fill="b6d7a8" w:val="clear"/>
        </w:rPr>
      </w:pPr>
      <w:r w:rsidDel="00000000" w:rsidR="00000000" w:rsidRPr="00000000">
        <w:rPr>
          <w:b w:val="1"/>
          <w:bCs w:val="1"/>
          <w:shd w:fill="b6d7a8" w:val="clear"/>
          <w:rtl w:val="0"/>
        </w:rPr>
        <w:t xml:space="preserve">Highlight Related Sides:</w:t>
      </w:r>
      <w:r w:rsidDel="00000000" w:rsidR="00000000" w:rsidRPr="00000000">
        <w:rPr>
          <w:shd w:fill="b6d7a8" w:val="clear"/>
          <w:rtl w:val="0"/>
        </w:rPr>
        <w:t xml:space="preserve"> Guide-controlled (reactive — activated after wrong MC answer, not automatic). If the student gets the first missing-side MC correct without support, the guide doesn't activate it. If wrong, guide activates Highlight Related Sides for that side AND any subsequent missing sides in that problem. Matches the ghost grid pattern from M12.</w:t>
      </w:r>
    </w:p>
    <w:p w:rsidR="00000000" w:rsidDel="00000000" w:rsidP="00000000" w:rsidRDefault="00000000" w:rsidRPr="00000000" w14:paraId="00000B06">
      <w:pPr>
        <w:numPr>
          <w:ilvl w:val="0"/>
          <w:numId w:val="36"/>
        </w:numPr>
        <w:spacing w:after="0" w:afterAutospacing="0" w:before="0" w:beforeAutospacing="0" w:lineRule="auto"/>
        <w:ind w:left="1440" w:hanging="720"/>
        <w:rPr>
          <w:shd w:fill="b6d7a8" w:val="clear"/>
        </w:rPr>
      </w:pPr>
      <w:r w:rsidDel="00000000" w:rsidR="00000000" w:rsidRPr="00000000">
        <w:rPr>
          <w:shd w:fill="b6d7a8" w:val="clear"/>
          <w:rtl w:val="0"/>
        </w:rPr>
        <w:t xml:space="preserve">After relevant missing sides are resolved, dimension highlighting per rectangle activates. Student calculates each rectangle's area and adds.</w:t>
      </w:r>
    </w:p>
    <w:p w:rsidR="00000000" w:rsidDel="00000000" w:rsidP="00000000" w:rsidRDefault="00000000" w:rsidRPr="00000000" w14:paraId="00000B07">
      <w:pPr>
        <w:numPr>
          <w:ilvl w:val="0"/>
          <w:numId w:val="36"/>
        </w:numPr>
        <w:spacing w:after="240" w:before="0" w:beforeAutospacing="0" w:lineRule="auto"/>
        <w:ind w:left="1440" w:hanging="720"/>
        <w:rPr>
          <w:shd w:fill="b6d7a8" w:val="clear"/>
        </w:rPr>
      </w:pPr>
      <w:r w:rsidDel="00000000" w:rsidR="00000000" w:rsidRPr="00000000">
        <w:rPr>
          <w:shd w:fill="b6d7a8" w:val="clear"/>
          <w:rtl w:val="0"/>
        </w:rPr>
        <w:t xml:space="preserve">3–4 problems. All T-shapes. 1–2 missing sides each. At least one problem should require double subtraction. At least one should require addition of segments.</w:t>
      </w:r>
    </w:p>
    <w:p w:rsidR="00000000" w:rsidDel="00000000" w:rsidP="00000000" w:rsidRDefault="00000000" w:rsidRPr="00000000" w14:paraId="00000B08">
      <w:pPr>
        <w:spacing w:after="240" w:before="240" w:lineRule="auto"/>
        <w:ind w:left="1440" w:hanging="720"/>
        <w:rPr>
          <w:b w:val="1"/>
          <w:bCs w:val="1"/>
          <w:shd w:fill="b6d7a8" w:val="clear"/>
        </w:rPr>
      </w:pPr>
      <w:r w:rsidDel="00000000" w:rsidR="00000000" w:rsidRPr="00000000">
        <w:rPr>
          <w:b w:val="1"/>
          <w:bCs w:val="1"/>
          <w:shd w:fill="b6d7a8" w:val="clear"/>
          <w:rtl w:val="0"/>
        </w:rPr>
        <w:t xml:space="preserve">Key beat — "you couldn't have skipped that" (after 1st or 2nd T-shape):</w:t>
      </w:r>
    </w:p>
    <w:p w:rsidR="00000000" w:rsidDel="00000000" w:rsidP="00000000" w:rsidRDefault="00000000" w:rsidRPr="00000000" w14:paraId="00000B09">
      <w:pPr>
        <w:numPr>
          <w:ilvl w:val="0"/>
          <w:numId w:val="78"/>
        </w:numPr>
        <w:spacing w:after="0" w:afterAutospacing="0" w:before="240" w:lineRule="auto"/>
        <w:ind w:left="1440" w:hanging="720"/>
        <w:rPr>
          <w:shd w:fill="b6d7a8" w:val="clear"/>
        </w:rPr>
      </w:pPr>
      <w:r w:rsidDel="00000000" w:rsidR="00000000" w:rsidRPr="00000000">
        <w:rPr>
          <w:shd w:fill="b6d7a8" w:val="clear"/>
          <w:rtl w:val="0"/>
        </w:rPr>
        <w:t xml:space="preserve">After the student finds a missing side and calculates the area, guide reflects: "Notice something different? With L-shapes, you could sometimes find the area without the missing side. With this shape, you needed it. The missing side was part of one of your rectangles."</w:t>
      </w:r>
    </w:p>
    <w:p w:rsidR="00000000" w:rsidDel="00000000" w:rsidP="00000000" w:rsidRDefault="00000000" w:rsidRPr="00000000" w14:paraId="00000B0A">
      <w:pPr>
        <w:numPr>
          <w:ilvl w:val="0"/>
          <w:numId w:val="78"/>
        </w:numPr>
        <w:spacing w:after="240" w:before="0" w:beforeAutospacing="0" w:lineRule="auto"/>
        <w:ind w:left="1440" w:hanging="720"/>
        <w:rPr>
          <w:shd w:fill="b6d7a8" w:val="clear"/>
        </w:rPr>
      </w:pPr>
      <w:r w:rsidDel="00000000" w:rsidR="00000000" w:rsidRPr="00000000">
        <w:rPr>
          <w:shd w:fill="b6d7a8" w:val="clear"/>
          <w:rtl w:val="0"/>
        </w:rPr>
        <w:t xml:space="preserve">This makes the geometric distinction between L-shapes and T-shapes explicit. The principle is no longer optional — it's load-bearing. Brief (~15 seconds), high-impact metacognitive moment.</w:t>
      </w:r>
    </w:p>
    <w:p w:rsidR="00000000" w:rsidDel="00000000" w:rsidP="00000000" w:rsidRDefault="00000000" w:rsidRPr="00000000" w14:paraId="00000B0B">
      <w:pPr>
        <w:spacing w:after="240" w:before="240" w:lineRule="auto"/>
        <w:ind w:left="0" w:firstLine="0"/>
        <w:rPr>
          <w:b w:val="1"/>
          <w:bCs w:val="1"/>
          <w:shd w:fill="b6d7a8" w:val="clear"/>
        </w:rPr>
      </w:pP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D">
      <w:pPr>
        <w:numPr>
          <w:ilvl w:val="0"/>
          <w:numId w:val="12"/>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b w:val="1"/>
          <w:bCs w:val="1"/>
          <w:strike w:val="1"/>
          <w:rtl w:val="0"/>
        </w:rPr>
        <w:t xml:space="preserve">Key beat — sequencing matters:</w:t>
      </w:r>
      <w:r w:rsidDel="00000000" w:rsidR="00000000" w:rsidRPr="00000000">
        <w:rPr>
          <w:rtl w:val="0"/>
        </w:rPr>
      </w:r>
    </w:p>
    <w:p w:rsidR="00000000" w:rsidDel="00000000" w:rsidP="00000000" w:rsidRDefault="00000000" w:rsidRPr="00000000" w14:paraId="00000B0E">
      <w:pPr>
        <w:numPr>
          <w:ilvl w:val="1"/>
          <w:numId w:val="12"/>
        </w:numPr>
        <w:ind w:left="144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strike w:val="1"/>
          <w:rtl w:val="0"/>
        </w:rPr>
        <w:t xml:space="preserve">In some 2-missing-side figures, one missing side depends on the OTHER missing side being found first. For example: the total horizontal is 10, one segment is 4, the other is "?₁" = 6. Then a vertical side is "?₂" and can only be determined after ?₁ is found (because ?₂ relates to ?₁). The system should present missing sides in the correct dependency order — students solve ?₁ first, THEN ?₂ becomes solvable.</w:t>
      </w:r>
      <w:r w:rsidDel="00000000" w:rsidR="00000000" w:rsidRPr="00000000">
        <w:rPr>
          <w:rtl w:val="0"/>
        </w:rPr>
      </w:r>
    </w:p>
    <w:p w:rsidR="00000000" w:rsidDel="00000000" w:rsidP="00000000" w:rsidRDefault="00000000" w:rsidRPr="00000000" w14:paraId="00000B0F">
      <w:pPr>
        <w:numPr>
          <w:ilvl w:val="1"/>
          <w:numId w:val="1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Key beat — sequencing and multi-segment reasoning:</w:t>
      </w:r>
    </w:p>
    <w:p w:rsidR="00000000" w:rsidDel="00000000" w:rsidP="00000000" w:rsidRDefault="00000000" w:rsidRPr="00000000" w14:paraId="00000B10">
      <w:pPr>
        <w:numPr>
          <w:ilvl w:val="2"/>
          <w:numId w:val="12"/>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In some figures, a missing side requires subtracting TWO known segments from a total, not just one. Students must identify all the pieces along one direction.</w:t>
      </w:r>
    </w:p>
    <w:p w:rsidR="00000000" w:rsidDel="00000000" w:rsidP="00000000" w:rsidRDefault="00000000" w:rsidRPr="00000000" w14:paraId="00000B11">
      <w:pPr>
        <w:numPr>
          <w:ilvl w:val="2"/>
          <w:numId w:val="12"/>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Concrete example — T-shape (from OUR L14):</w:t>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289513</wp:posOffset>
            </wp:positionV>
            <wp:extent cx="4615231" cy="3984687"/>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15231" cy="3984687"/>
                    </a:xfrm>
                    <a:prstGeom prst="rect"/>
                    <a:ln/>
                  </pic:spPr>
                </pic:pic>
              </a:graphicData>
            </a:graphic>
          </wp:anchor>
        </w:drawing>
      </w:r>
    </w:p>
    <w:p w:rsidR="00000000" w:rsidDel="00000000" w:rsidP="00000000" w:rsidRDefault="00000000" w:rsidRPr="00000000" w14:paraId="00000B12">
      <w:pPr>
        <w:numPr>
          <w:ilvl w:val="2"/>
          <w:numId w:val="12"/>
        </w:numPr>
        <w:ind w:left="2160" w:hanging="360"/>
        <w:rPr>
          <w:b w:val="1"/>
          <w:bCs w:val="1"/>
          <w:u w:val="none"/>
          <w:shd w:fill="ffe599" w:val="clear"/>
        </w:rPr>
      </w:pPr>
      <w:r w:rsidDel="00000000" w:rsidR="00000000" w:rsidRPr="00000000">
        <w:rPr>
          <w:rtl w:val="0"/>
        </w:rPr>
      </w:r>
    </w:p>
    <w:p w:rsidR="00000000" w:rsidDel="00000000" w:rsidP="00000000" w:rsidRDefault="00000000" w:rsidRPr="00000000" w14:paraId="00000B13">
      <w:pPr>
        <w:ind w:left="1440" w:firstLine="0"/>
        <w:rPr>
          <w:b w:val="1"/>
          <w:bCs w:val="1"/>
          <w:shd w:fill="ffe599" w:val="clear"/>
        </w:rPr>
      </w:pPr>
      <w:r w:rsidDel="00000000" w:rsidR="00000000" w:rsidRPr="00000000">
        <w:rPr>
          <w:rtl w:val="0"/>
        </w:rPr>
      </w:r>
    </w:p>
    <w:p w:rsidR="00000000" w:rsidDel="00000000" w:rsidP="00000000" w:rsidRDefault="00000000" w:rsidRPr="00000000" w14:paraId="00000B14">
      <w:pPr>
        <w:numPr>
          <w:ilvl w:val="2"/>
          <w:numId w:val="12"/>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Bottom width: 9 − 4 − 2 = 3 cm (double subtraction — two segments subtracted from total) Left stem height: same as right side = 5 cm (opposite sides of rectangle) Right top vertical side =3 cm (opposite sides of rectangle) All three independently solvable — no dependency. But the bottom width requires tracking THREE values on one edge, which is harder than a simple two-value subtraction</w:t>
      </w:r>
    </w:p>
    <w:p w:rsidR="00000000" w:rsidDel="00000000" w:rsidP="00000000" w:rsidRDefault="00000000" w:rsidRPr="00000000" w14:paraId="00000B15">
      <w:pPr>
        <w:ind w:left="2160" w:firstLine="0"/>
        <w:rPr>
          <w:shd w:fill="ffe599" w:val="clear"/>
        </w:rPr>
      </w:pPr>
      <w:r w:rsidDel="00000000" w:rsidR="00000000" w:rsidRPr="00000000">
        <w:rPr>
          <w:rtl w:val="0"/>
        </w:rPr>
      </w:r>
    </w:p>
    <w:p w:rsidR="00000000" w:rsidDel="00000000" w:rsidP="00000000" w:rsidRDefault="00000000" w:rsidRPr="00000000" w14:paraId="00000B16">
      <w:pPr>
        <w:numPr>
          <w:ilvl w:val="2"/>
          <w:numId w:val="12"/>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Concrete example — L-shape with notch (from OUR L14):</w:t>
      </w:r>
      <w:r w:rsidDel="00000000" w:rsidR="00000000" w:rsidRPr="00000000">
        <w:rPr>
          <w:rtl w:val="0"/>
        </w:rPr>
      </w:r>
    </w:p>
    <w:p w:rsidR="00000000" w:rsidDel="00000000" w:rsidP="00000000" w:rsidRDefault="00000000" w:rsidRPr="00000000" w14:paraId="00000B17">
      <w:pPr>
        <w:numPr>
          <w:ilvl w:val="2"/>
          <w:numId w:val="12"/>
        </w:numPr>
        <w:ind w:left="2160" w:hanging="360"/>
        <w:rPr>
          <w:shd w:fill="ffe599" w:val="clear"/>
        </w:rPr>
      </w:pPr>
      <w:commentRangeStart w:id="200"/>
      <w:r w:rsidDel="00000000" w:rsidR="00000000" w:rsidRPr="00000000">
        <w:rPr>
          <w:shd w:fill="ffe599" w:val="clear"/>
        </w:rPr>
        <w:drawing>
          <wp:inline distB="114300" distT="114300" distL="114300" distR="114300">
            <wp:extent cx="4053992" cy="45672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53992" cy="4567238"/>
                    </a:xfrm>
                    <a:prstGeom prst="rect"/>
                    <a:ln/>
                  </pic:spPr>
                </pic:pic>
              </a:graphicData>
            </a:graphic>
          </wp:inline>
        </w:drawing>
      </w:r>
      <w:commentRangeEnd w:id="200"/>
      <w:r w:rsidDel="00000000" w:rsidR="00000000" w:rsidRPr="00000000">
        <w:commentReference w:id="200"/>
      </w:r>
      <w:r w:rsidDel="00000000" w:rsidR="00000000" w:rsidRPr="00000000">
        <w:rPr>
          <w:rtl w:val="0"/>
        </w:rPr>
      </w:r>
    </w:p>
    <w:p w:rsidR="00000000" w:rsidDel="00000000" w:rsidP="00000000" w:rsidRDefault="00000000" w:rsidRPr="00000000" w14:paraId="00000B18">
      <w:pPr>
        <w:numPr>
          <w:ilvl w:val="2"/>
          <w:numId w:val="12"/>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Bottom width: 3 + 5 = 8 ft (addition of segments) Right side height: 8 − 2 = 6 ft (single subtraction) Both independently solvable. Note that the bottom uses ADDITION ("these pieces add up to the total") while the right side uses SUBTRACTION ("total minus piece = missing piece"). Students must recognize both directions of the "sides add up" principle.</w:t>
      </w:r>
    </w:p>
    <w:p w:rsidR="00000000" w:rsidDel="00000000" w:rsidP="00000000" w:rsidRDefault="00000000" w:rsidRPr="00000000" w14:paraId="00000B19">
      <w:pPr>
        <w:numPr>
          <w:ilvl w:val="1"/>
          <w:numId w:val="1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Data constraint (updated):</w:t>
      </w:r>
      <w:r w:rsidDel="00000000" w:rsidR="00000000" w:rsidRPr="00000000">
        <w:rPr>
          <w:rFonts w:ascii="Arial Unicode MS" w:cs="Arial Unicode MS" w:eastAsia="Arial Unicode MS" w:hAnsi="Arial Unicode MS"/>
          <w:shd w:fill="ffe599" w:val="clear"/>
          <w:rtl w:val="0"/>
        </w:rPr>
        <w:t xml:space="preserve"> M13 missing sides are independently solvable — no dependency chains where one missing side requires another to be found first. Complexity comes from: (a) double subtraction (total − piece₁ − piece₂), (b) recognizing whether to add or subtract, and (c) identifying which sides are "related" on multi-edge figures like T-shapes. True dependency chains (if they exist in authored figures) are M14 territory</w:t>
      </w:r>
    </w:p>
    <w:p w:rsidR="00000000" w:rsidDel="00000000" w:rsidP="00000000" w:rsidRDefault="00000000" w:rsidRPr="00000000" w14:paraId="00000B1A">
      <w:pPr>
        <w:numPr>
          <w:ilvl w:val="1"/>
          <w:numId w:val="12"/>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Starter Pack note:</w:t>
      </w:r>
      <w:r w:rsidDel="00000000" w:rsidR="00000000" w:rsidRPr="00000000">
        <w:rPr>
          <w:rFonts w:ascii="Arial Unicode MS" w:cs="Arial Unicode MS" w:eastAsia="Arial Unicode MS" w:hAnsi="Arial Unicode MS"/>
          <w:shd w:fill="ffe599" w:val="clear"/>
          <w:rtl w:val="0"/>
        </w:rPr>
        <w:t xml:space="preserve"> MC distractors for double-subtraction missing sides should include: correct answer (9 − 4 − 2 = 3), single-subtraction error (9 − 4 = 5 or 9 − 2 = 7), and addition error (4 + 2 = 6). These diagnose whether the student identified ALL segments on the edge.</w:t>
      </w:r>
      <w:r w:rsidDel="00000000" w:rsidR="00000000" w:rsidRPr="00000000">
        <w:rPr>
          <w:rtl w:val="0"/>
        </w:rPr>
      </w:r>
    </w:p>
    <w:p w:rsidR="00000000" w:rsidDel="00000000" w:rsidP="00000000" w:rsidRDefault="00000000" w:rsidRPr="00000000" w14:paraId="00000B1B">
      <w:pPr>
        <w:numPr>
          <w:ilvl w:val="1"/>
          <w:numId w:val="1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"Let's find one missing side at a time. Which one can we figure out right now?" (MC: student selects the solvable missing side.)</w:t>
      </w:r>
    </w:p>
    <w:p w:rsidR="00000000" w:rsidDel="00000000" w:rsidP="00000000" w:rsidRDefault="00000000" w:rsidRPr="00000000" w14:paraId="00000B1C">
      <w:pPr>
        <w:numPr>
          <w:ilvl w:val="1"/>
          <w:numId w:val="1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teaches strategic sequencing — not all missing sides can be found in any order.</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i w:val="1"/>
          <w:iCs w:val="1"/>
          <w:rtl w:val="0"/>
        </w:rPr>
        <w:t xml:space="preserve">Late activities (Independent, mixed complexity):</w:t>
      </w:r>
      <w:r w:rsidDel="00000000" w:rsidR="00000000" w:rsidRPr="00000000">
        <w:rPr>
          <w:rtl w:val="0"/>
        </w:rPr>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(L-shapes, T-shapes, U-shapes, labels only, 1–3 missing sides) + </w:t>
      </w:r>
      <w:r w:rsidDel="00000000" w:rsidR="00000000" w:rsidRPr="00000000">
        <w:rPr>
          <w:b w:val="1"/>
          <w:bCs w:val="1"/>
          <w:rtl w:val="0"/>
        </w:rPr>
        <w:t xml:space="preserve">Equation Builder</w:t>
      </w:r>
      <w:r w:rsidDel="00000000" w:rsidR="00000000" w:rsidRPr="00000000">
        <w:rPr>
          <w:rtl w:val="0"/>
        </w:rPr>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2">
      <w:pPr>
        <w:numPr>
          <w:ilvl w:val="1"/>
          <w:numId w:val="1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independence. </w:t>
      </w:r>
      <w:r w:rsidDel="00000000" w:rsidR="00000000" w:rsidRPr="00000000">
        <w:rPr>
          <w:b w:val="1"/>
          <w:bCs w:val="1"/>
          <w:rtl w:val="0"/>
        </w:rPr>
        <w:t xml:space="preserve">Highlight Related Sides available only as remediation</w:t>
      </w:r>
      <w:r w:rsidDel="00000000" w:rsidR="00000000" w:rsidRPr="00000000">
        <w:rPr>
          <w:rtl w:val="0"/>
        </w:rPr>
        <w:t xml:space="preserve"> (guide-activated when student selects wrong MC answer). Student is expected to identify related sides without visual support.</w:t>
      </w:r>
    </w:p>
    <w:p w:rsidR="00000000" w:rsidDel="00000000" w:rsidP="00000000" w:rsidRDefault="00000000" w:rsidRPr="00000000" w14:paraId="00000B23">
      <w:pPr>
        <w:numPr>
          <w:ilvl w:val="1"/>
          <w:numId w:val="12"/>
        </w:numPr>
        <w:ind w:left="144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rFonts w:ascii="Arial Unicode MS" w:cs="Arial Unicode MS" w:eastAsia="Arial Unicode MS" w:hAnsi="Arial Unicode MS"/>
          <w:shd w:fill="b6d7a8" w:val="clear"/>
          <w:rtl w:val="0"/>
        </w:rPr>
        <w:t xml:space="preserve">Decompose → find needed missing sides → calculate → add. Full workflow, no scaffolding. Students choose their decomposition first, then determine which missing sides they need.</w:t>
      </w:r>
    </w:p>
    <w:p w:rsidR="00000000" w:rsidDel="00000000" w:rsidP="00000000" w:rsidRDefault="00000000" w:rsidRPr="00000000" w14:paraId="00000B24">
      <w:pPr>
        <w:numPr>
          <w:ilvl w:val="1"/>
          <w:numId w:val="1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 variety: 2 L-shapes, 1 T-shapes, 1 U-shapes.</w:t>
      </w:r>
      <w:commentRangeStart w:id="201"/>
      <w:r w:rsidDel="00000000" w:rsidR="00000000" w:rsidRPr="00000000">
        <w:rPr>
          <w:rtl w:val="0"/>
        </w:rPr>
      </w:r>
    </w:p>
    <w:p w:rsidR="00000000" w:rsidDel="00000000" w:rsidP="00000000" w:rsidRDefault="00000000" w:rsidRPr="00000000" w14:paraId="00000B25">
      <w:pPr>
        <w:numPr>
          <w:ilvl w:val="1"/>
          <w:numId w:val="1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commentRangeEnd w:id="201"/>
      <w:r w:rsidDel="00000000" w:rsidR="00000000" w:rsidRPr="00000000">
        <w:commentReference w:id="201"/>
      </w:r>
      <w:r w:rsidDel="00000000" w:rsidR="00000000" w:rsidRPr="00000000">
        <w:rPr>
          <w:rtl w:val="0"/>
        </w:rPr>
        <w:t xml:space="preserve">3–4 problems.</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27">
      <w:pPr>
        <w:ind w:left="0" w:firstLine="0"/>
        <w:rPr>
          <w:b w:val="1"/>
          <w:bCs w:val="1"/>
          <w:shd w:fill="b6d7a8" w:val="clear"/>
        </w:rPr>
      </w:pPr>
      <w:r w:rsidDel="00000000" w:rsidR="00000000" w:rsidRPr="00000000">
        <w:rPr>
          <w:b w:val="1"/>
          <w:bCs w:val="1"/>
          <w:shd w:fill="b6d7a8" w:val="clear"/>
          <w:rtl w:val="0"/>
        </w:rPr>
        <w:t xml:space="preserve">Key beat — the complete workflow in sequence:</w:t>
      </w:r>
    </w:p>
    <w:p w:rsidR="00000000" w:rsidDel="00000000" w:rsidP="00000000" w:rsidRDefault="00000000" w:rsidRPr="00000000" w14:paraId="00000B28">
      <w:pPr>
        <w:numPr>
          <w:ilvl w:val="0"/>
          <w:numId w:val="29"/>
        </w:numPr>
        <w:spacing w:after="0" w:afterAutospacing="0" w:before="240" w:lineRule="auto"/>
        <w:ind w:left="1440" w:hanging="360"/>
        <w:rPr>
          <w:shd w:fill="b6d7a8" w:val="clear"/>
        </w:rPr>
      </w:pPr>
      <w:r w:rsidDel="00000000" w:rsidR="00000000" w:rsidRPr="00000000">
        <w:rPr>
          <w:shd w:fill="b6d7a8" w:val="clear"/>
          <w:rtl w:val="0"/>
        </w:rPr>
        <w:t xml:space="preserve">Guide frames the full process explicitly on the first Late problem: "Here's what we do: First, decompose into rectangles. Then, find any missing side lengths you need. Then, find each rectangle's area. Then, add them up."</w:t>
      </w:r>
    </w:p>
    <w:p w:rsidR="00000000" w:rsidDel="00000000" w:rsidP="00000000" w:rsidRDefault="00000000" w:rsidRPr="00000000" w14:paraId="00000B29">
      <w:pPr>
        <w:numPr>
          <w:ilvl w:val="0"/>
          <w:numId w:val="29"/>
        </w:numPr>
        <w:spacing w:after="240" w:before="0" w:beforeAutospacing="0" w:lineRule="auto"/>
        <w:ind w:left="1440" w:hanging="360"/>
        <w:rPr>
          <w:shd w:fill="b6d7a8" w:val="clear"/>
        </w:rPr>
      </w:pPr>
      <w:r w:rsidDel="00000000" w:rsidR="00000000" w:rsidRPr="00000000">
        <w:rPr>
          <w:shd w:fill="b6d7a8" w:val="clear"/>
          <w:rtl w:val="0"/>
        </w:rPr>
        <w:t xml:space="preserve">This is the culminating workflow for the entire M11–M13 arc — decompose first, then solve what you need. The student has been building toward this process across three modules. Making it explicit here consolidates it.</w:t>
      </w:r>
    </w:p>
    <w:p w:rsidR="00000000" w:rsidDel="00000000" w:rsidP="00000000" w:rsidRDefault="00000000" w:rsidRPr="00000000" w14:paraId="00000B2A">
      <w:pPr>
        <w:spacing w:after="240" w:before="240" w:lineRule="auto"/>
        <w:ind w:left="1440" w:firstLine="0"/>
        <w:rPr>
          <w:strike w:val="1"/>
        </w:rPr>
      </w:pPr>
      <w:r w:rsidDel="00000000" w:rsidR="00000000" w:rsidRPr="00000000">
        <w:rPr>
          <w:rtl w:val="0"/>
        </w:rPr>
      </w:r>
    </w:p>
    <w:p w:rsidR="00000000" w:rsidDel="00000000" w:rsidP="00000000" w:rsidRDefault="00000000" w:rsidRPr="00000000" w14:paraId="00000B2B">
      <w:pPr>
        <w:numPr>
          <w:ilvl w:val="0"/>
          <w:numId w:val="12"/>
        </w:numPr>
        <w:ind w:left="720" w:hanging="360"/>
        <w:rPr>
          <w:strike w:val="1"/>
        </w:rPr>
      </w:pPr>
      <w:r w:rsidDel="00000000" w:rsidR="00000000" w:rsidRPr="00000000">
        <w:rPr>
          <w:b w:val="1"/>
          <w:bCs w:val="1"/>
          <w:strike w:val="1"/>
          <w:rtl w:val="0"/>
        </w:rPr>
        <w:t xml:space="preserve">Key beat — the complete workflow in sequence:</w:t>
      </w:r>
      <w:r w:rsidDel="00000000" w:rsidR="00000000" w:rsidRPr="00000000">
        <w:rPr>
          <w:rtl w:val="0"/>
        </w:rPr>
      </w:r>
    </w:p>
    <w:p w:rsidR="00000000" w:rsidDel="00000000" w:rsidP="00000000" w:rsidRDefault="00000000" w:rsidRPr="00000000" w14:paraId="00000B2C">
      <w:pPr>
        <w:numPr>
          <w:ilvl w:val="1"/>
          <w:numId w:val="12"/>
        </w:numPr>
        <w:ind w:left="1440" w:hanging="360"/>
        <w:rPr>
          <w:strike w:val="1"/>
        </w:rPr>
      </w:pPr>
      <w:r w:rsidDel="00000000" w:rsidR="00000000" w:rsidRPr="00000000">
        <w:rPr>
          <w:strike w:val="1"/>
          <w:rtl w:val="0"/>
        </w:rPr>
        <w:t xml:space="preserve">Guide frames the full process explicitly on the first Late problem: "Here's what we do: First, find any missing side lengths. Then, decompose into rectangles. Then, find each rectangle's area. Then, add them up. Four steps."</w:t>
      </w:r>
    </w:p>
    <w:p w:rsidR="00000000" w:rsidDel="00000000" w:rsidP="00000000" w:rsidRDefault="00000000" w:rsidRPr="00000000" w14:paraId="00000B2D">
      <w:pPr>
        <w:numPr>
          <w:ilvl w:val="1"/>
          <w:numId w:val="12"/>
        </w:numPr>
        <w:ind w:left="1440" w:hanging="360"/>
        <w:rPr>
          <w:strike w:val="1"/>
        </w:rPr>
      </w:pPr>
      <w:r w:rsidDel="00000000" w:rsidR="00000000" w:rsidRPr="00000000">
        <w:rPr>
          <w:strike w:val="1"/>
          <w:rtl w:val="0"/>
        </w:rPr>
        <w:t xml:space="preserve">This is the culminating workflow for the entire M11–M13 arc. The student has been building toward this four-step process across three modules. Making it explicit here consolidates it.</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3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One missing side, L-shape:</w:t>
      </w:r>
      <w:r w:rsidDel="00000000" w:rsidR="00000000" w:rsidRPr="00000000">
        <w:rPr>
          <w:rtl w:val="0"/>
        </w:rPr>
        <w:t xml:space="preserve"> Student finds missing side (MC), then calculates total area. (Tests: basic missing-side reasoning + area calculation)</w:t>
      </w:r>
    </w:p>
    <w:p w:rsidR="00000000" w:rsidDel="00000000" w:rsidP="00000000" w:rsidRDefault="00000000" w:rsidRPr="00000000" w14:paraId="00000B3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 missing sides, T-shape:</w:t>
      </w:r>
      <w:r w:rsidDel="00000000" w:rsidR="00000000" w:rsidRPr="00000000">
        <w:rPr>
          <w:rtl w:val="0"/>
        </w:rPr>
        <w:t xml:space="preserve"> Student finds both missing sides in correct order, then calculates total area. (Tests: multi-step missing-side reasoning + sequencing + area calculation)</w:t>
      </w:r>
    </w:p>
    <w:p w:rsidR="00000000" w:rsidDel="00000000" w:rsidP="00000000" w:rsidRDefault="00000000" w:rsidRPr="00000000" w14:paraId="00000B3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Misconception check — directional error:</w:t>
      </w:r>
      <w:r w:rsidDel="00000000" w:rsidR="00000000" w:rsidRPr="00000000">
        <w:rPr>
          <w:rtl w:val="0"/>
        </w:rPr>
        <w:t xml:space="preserve"> Figure with missing horizontal side. MC options include: correct answer (horizontal subtraction), wrong-direction answer (vertical subtraction), addition error (sum instead of difference), and a random distractor. (Tests: does student apply the "same direction" principle correctly)</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3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ratio:</w:t>
      </w:r>
      <w:r w:rsidDel="00000000" w:rsidR="00000000" w:rsidRPr="00000000">
        <w:rPr>
          <w:rtl w:val="0"/>
        </w:rPr>
        <w:t xml:space="preserve"> 1 basic : 1 multi-step : 1 misconception-targeted. The exit check must verify both that students CAN find missing sides and that they find the RIGHT missing sides (directional reasoning).</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3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Diagnostic MC mapping for adaptive system:</w:t>
      </w: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jc w:val="left"/>
              <w:rPr>
                <w:b w:val="1"/>
                <w:bCs w:val="1"/>
              </w:rPr>
            </w:pPr>
            <w:r w:rsidDel="00000000" w:rsidR="00000000" w:rsidRPr="00000000">
              <w:rPr>
                <w:b w:val="1"/>
                <w:bCs w:val="1"/>
                <w:rtl w:val="0"/>
              </w:rPr>
              <w:t xml:space="preserve">Distractor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b w:val="1"/>
                <w:bCs w:val="1"/>
              </w:rPr>
            </w:pPr>
            <w:r w:rsidDel="00000000" w:rsidR="00000000" w:rsidRPr="00000000">
              <w:rPr>
                <w:b w:val="1"/>
                <w:bCs w:val="1"/>
                <w:rtl w:val="0"/>
              </w:rPr>
              <w:t xml:space="preserve">Error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b w:val="1"/>
                <w:bCs w:val="1"/>
              </w:rPr>
            </w:pPr>
            <w:r w:rsidDel="00000000" w:rsidR="00000000" w:rsidRPr="00000000">
              <w:rPr>
                <w:b w:val="1"/>
                <w:bCs w:val="1"/>
                <w:rtl w:val="0"/>
              </w:rPr>
              <w:t xml:space="preserve">Remediation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pPr>
            <w:r w:rsidDel="00000000" w:rsidR="00000000" w:rsidRPr="00000000">
              <w:rPr>
                <w:rtl w:val="0"/>
              </w:rPr>
              <w:t xml:space="preserve">Correct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rtl w:val="0"/>
              </w:rPr>
              <w:t xml:space="preserve">Proceed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Wrong-direction subtraction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M7: Directional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Re-enter Early with Highlight Related Sides (color-matching horizontal/vertical)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Addition instead of subtraction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M7: Operation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tl w:val="0"/>
              </w:rPr>
              <w:t xml:space="preserve">Guide re-demonstrates "pieces add up to total, so total minus piece = other piece"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rtl w:val="0"/>
              </w:rPr>
              <w:t xml:space="preserve">Random distractor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Guessing / disengagement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rtl w:val="0"/>
              </w:rPr>
              <w:t xml:space="preserve">Check prior problems; may need M12 reinforcement before M13</w:t>
            </w:r>
          </w:p>
        </w:tc>
      </w:tr>
    </w:tbl>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figure types: L-shapes, T-shapes, U-shapes</w:t>
      </w:r>
    </w:p>
    <w:p w:rsidR="00000000" w:rsidDel="00000000" w:rsidP="00000000" w:rsidRDefault="00000000" w:rsidRPr="00000000" w14:paraId="00000B4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ungridded (labels only), 1–3 missing sides</w:t>
      </w:r>
    </w:p>
    <w:p w:rsidR="00000000" w:rsidDel="00000000" w:rsidP="00000000" w:rsidRDefault="00000000" w:rsidRPr="00000000" w14:paraId="00000B4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Related Sides available as guide-controlled scaffold (guide activates when student demonstrates need — not student-accessible, consistent with ghost grid in M12)</w:t>
      </w:r>
    </w:p>
    <w:p w:rsidR="00000000" w:rsidDel="00000000" w:rsidP="00000000" w:rsidRDefault="00000000" w:rsidRPr="00000000" w14:paraId="00000B50">
      <w:pPr>
        <w:numPr>
          <w:ilvl w:val="0"/>
          <w:numId w:val="3"/>
        </w:numPr>
        <w:ind w:left="720" w:hanging="360"/>
        <w:rPr>
          <w:rFonts w:ascii="Arial" w:cs="Arial" w:eastAsia="Arial" w:hAnsi="Arial"/>
          <w:b w:val="0"/>
          <w:bCs w:val="0"/>
          <w:i w:val="0"/>
          <w:iCs w:val="0"/>
          <w:smallCaps w:val="0"/>
          <w:strike w:val="0"/>
          <w:color w:val="000000"/>
          <w:sz w:val="22"/>
          <w:szCs w:val="22"/>
          <w:shd w:fill="b6d7a8" w:val="clear"/>
          <w:vertAlign w:val="baseline"/>
        </w:rPr>
      </w:pPr>
      <w:r w:rsidDel="00000000" w:rsidR="00000000" w:rsidRPr="00000000">
        <w:rPr>
          <w:rFonts w:ascii="Arial Unicode MS" w:cs="Arial Unicode MS" w:eastAsia="Arial Unicode MS" w:hAnsi="Arial Unicode MS"/>
          <w:shd w:fill="b6d7a8" w:val="clear"/>
          <w:rtl w:val="0"/>
        </w:rPr>
        <w:t xml:space="preserve">Student decomposes → finds needed missing sides → calculates → adds (Mid–Late workflow). Some problems may require all missing sides regardless of decomposition; others may not — the student discovers this through their decomposition choice.</w:t>
      </w:r>
    </w:p>
    <w:p w:rsidR="00000000" w:rsidDel="00000000" w:rsidP="00000000" w:rsidRDefault="00000000" w:rsidRPr="00000000" w14:paraId="00000B5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include the missing-side-finding step followed by a "now find the area" step; others combine both into a single problem stem ("Find the area of this figure")</w:t>
      </w:r>
    </w:p>
    <w:p w:rsidR="00000000" w:rsidDel="00000000" w:rsidP="00000000" w:rsidRDefault="00000000" w:rsidRPr="00000000" w14:paraId="00000B5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Error patterns to watch: wrong-direction subtraction (PRIMARY); adding instead of subtracting; skipping the missing-side step and trying to decompose with incomplete information; carrying missing-side errors through to area calculation (wrong dimension → wrong area → wrong total)</w:t>
      </w:r>
    </w:p>
    <w:p w:rsidR="00000000" w:rsidDel="00000000" w:rsidP="00000000" w:rsidRDefault="00000000" w:rsidRPr="00000000" w14:paraId="00000B5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CRITICAL Starter Pack guidance — error cascading (MUST be prominent in Starter Pack, not buried):</w:t>
      </w:r>
      <w:r w:rsidDel="00000000" w:rsidR="00000000" w:rsidRPr="00000000">
        <w:rPr>
          <w:rtl w:val="0"/>
        </w:rPr>
        <w:t xml:space="preserve"> If a student correctly decomposes but gets the missing side wrong but then correctly multiplies with their wrong value, the guide should acknowledge the process: "Your steps were right — decompose, multiply, add. But let's go back and check the missing side. That's where the error started." Address the ROOT cause (missing side), not the downstream effect (wrong area). This is a defining moment for adaptive teaching quality — most digital curricula would just mark the final answer wrong. Our guide traces the error back to its source and validates everything the student did correctly along the way.</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Full workflow display: figure with missing sides → find missing → decompose → calculate per rectangle → add</w:t>
      </w:r>
    </w:p>
    <w:p w:rsidR="00000000" w:rsidDel="00000000" w:rsidP="00000000" w:rsidRDefault="00000000" w:rsidRPr="00000000" w14:paraId="00000B58">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202"/>
      <w:r w:rsidDel="00000000" w:rsidR="00000000" w:rsidRPr="00000000">
        <w:rPr>
          <w:rtl w:val="0"/>
        </w:rPr>
        <w:t xml:space="preserve">"Every composite figure problem is the same four steps: find any missing sides, break into rectangles, find each area, add them up."</w:t>
      </w:r>
      <w:commentRangeEnd w:id="202"/>
      <w:r w:rsidDel="00000000" w:rsidR="00000000" w:rsidRPr="00000000">
        <w:commentReference w:id="202"/>
      </w:r>
      <w:r w:rsidDel="00000000" w:rsidR="00000000" w:rsidRPr="00000000">
        <w:rPr>
          <w:rtl w:val="0"/>
        </w:rPr>
      </w:r>
    </w:p>
    <w:p w:rsidR="00000000" w:rsidDel="00000000" w:rsidP="00000000" w:rsidRDefault="00000000" w:rsidRPr="00000000" w14:paraId="00000B59">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the capstone statement for the M11–M13 arc. The four-step workflow is the transferable strategy.</w:t>
      </w:r>
    </w:p>
    <w:p w:rsidR="00000000" w:rsidDel="00000000" w:rsidP="00000000" w:rsidRDefault="00000000" w:rsidRPr="00000000" w14:paraId="00000B5A">
      <w:pPr>
        <w:numPr>
          <w:ilvl w:val="0"/>
          <w:numId w:val="13"/>
        </w:numPr>
        <w:ind w:left="720" w:hanging="360"/>
      </w:pPr>
      <w:r w:rsidDel="00000000" w:rsidR="00000000" w:rsidRPr="00000000">
        <w:rPr>
          <w:rtl w:val="0"/>
        </w:rPr>
        <w:t xml:space="preserve">"Sides add up" principle reinforcement: display an L-shape with horizontal sides highlighted. "The horizontal pieces always add up to the total horizontal length. The vertical pieces always add up to the total vertical length. That's how you find missing sides."  </w:t>
      </w:r>
    </w:p>
    <w:p w:rsidR="00000000" w:rsidDel="00000000" w:rsidP="00000000" w:rsidRDefault="00000000" w:rsidRPr="00000000" w14:paraId="00000B5B">
      <w:pPr>
        <w:numPr>
          <w:ilvl w:val="0"/>
          <w:numId w:val="13"/>
        </w:numPr>
        <w:ind w:left="720" w:hanging="360"/>
      </w:pPr>
      <w:r w:rsidDel="00000000" w:rsidR="00000000" w:rsidRPr="00000000">
        <w:rPr>
          <w:rtl w:val="0"/>
        </w:rPr>
        <w:t xml:space="preserve">Vocabulary consolidation: missing side (new). Reinforce: decompose, composite figure, dimensions, multiply, add.</w:t>
      </w:r>
    </w:p>
    <w:p w:rsidR="00000000" w:rsidDel="00000000" w:rsidP="00000000" w:rsidRDefault="00000000" w:rsidRPr="00000000" w14:paraId="00000B5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Bridge to M14: "You've learned to find area of all kinds of shapes — with grids, without grids, even with missing measurements. Now let's use all of that to design a room!" — preview of application context.</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shd w:fill="ffe599" w:val="clear"/>
        </w:rPr>
      </w:pPr>
      <w:commentRangeStart w:id="203"/>
      <w:commentRangeStart w:id="204"/>
      <w:r w:rsidDel="00000000" w:rsidR="00000000" w:rsidRPr="00000000">
        <w:rPr>
          <w:b w:val="1"/>
          <w:bCs w:val="1"/>
          <w:shd w:fill="ffe599" w:val="clear"/>
          <w:rtl w:val="0"/>
        </w:rPr>
        <w:t xml:space="preserve">SYNTHESIS (IF NO MODULE 14)</w:t>
      </w:r>
      <w:commentRangeEnd w:id="203"/>
      <w:r w:rsidDel="00000000" w:rsidR="00000000" w:rsidRPr="00000000">
        <w:commentReference w:id="203"/>
      </w:r>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60">
      <w:pPr>
        <w:rPr>
          <w:shd w:fill="ffe599" w:val="clear"/>
        </w:rPr>
      </w:pPr>
      <w:r w:rsidDel="00000000" w:rsidR="00000000" w:rsidRPr="00000000">
        <w:rPr>
          <w:shd w:fill="ffe599" w:val="clear"/>
          <w:rtl w:val="0"/>
        </w:rPr>
        <w:t xml:space="preserve">⚠️ </w:t>
      </w:r>
      <w:r w:rsidDel="00000000" w:rsidR="00000000" w:rsidRPr="00000000">
        <w:rPr>
          <w:b w:val="1"/>
          <w:bCs w:val="1"/>
          <w:shd w:fill="ffe599" w:val="clear"/>
          <w:rtl w:val="0"/>
        </w:rPr>
        <w:t xml:space="preserve">This synthesis serves as the UNIT CAPSTONE if M14 becomes now a brain break toy, not a guided module.</w:t>
      </w:r>
      <w:r w:rsidDel="00000000" w:rsidR="00000000" w:rsidRPr="00000000">
        <w:rPr>
          <w:shd w:fill="ffe599" w:val="clear"/>
          <w:rtl w:val="0"/>
        </w:rPr>
        <w:t xml:space="preserve"> The celebration and unit-wide reflection that would have occurred in M14's synthesis now lives here.</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62">
      <w:pPr>
        <w:rPr>
          <w:shd w:fill="ffe599" w:val="clear"/>
        </w:rPr>
      </w:pPr>
      <w:r w:rsidDel="00000000" w:rsidR="00000000" w:rsidRPr="00000000">
        <w:rPr>
          <w:b w:val="1"/>
          <w:bCs w:val="1"/>
          <w:shd w:fill="ffe599" w:val="clear"/>
          <w:rtl w:val="0"/>
        </w:rPr>
        <w:t xml:space="preserve">Part 1 — M13 skill consolidation (~1 minute):</w:t>
      </w:r>
      <w:r w:rsidDel="00000000" w:rsidR="00000000" w:rsidRPr="00000000">
        <w:rPr>
          <w:rtl w:val="0"/>
        </w:rPr>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64">
      <w:pPr>
        <w:spacing w:after="240" w:before="240" w:lineRule="auto"/>
        <w:ind w:left="1440" w:hanging="360"/>
        <w:rPr>
          <w:shd w:fill="ffe599" w:val="clear"/>
        </w:rPr>
      </w:pPr>
      <w:r w:rsidDel="00000000" w:rsidR="00000000" w:rsidRPr="00000000">
        <w:rPr>
          <w:rFonts w:ascii="Arial Unicode MS" w:cs="Arial Unicode MS" w:eastAsia="Arial Unicode MS" w:hAnsi="Arial Unicode MS"/>
          <w:shd w:fill="ffe599" w:val="clear"/>
          <w:rtl w:val="0"/>
        </w:rPr>
        <w:t xml:space="preserve">Full workflow display: figure with missing sides → decompose → find needed missing sides → calculate per rectangle → add</w:t>
      </w:r>
    </w:p>
    <w:p w:rsidR="00000000" w:rsidDel="00000000" w:rsidP="00000000" w:rsidRDefault="00000000" w:rsidRPr="00000000" w14:paraId="00000B65">
      <w:pPr>
        <w:numPr>
          <w:ilvl w:val="0"/>
          <w:numId w:val="75"/>
        </w:numPr>
        <w:spacing w:after="0" w:afterAutospacing="0" w:before="240" w:lineRule="auto"/>
        <w:ind w:left="1440" w:hanging="360"/>
        <w:rPr>
          <w:shd w:fill="ffe599" w:val="clear"/>
        </w:rPr>
      </w:pPr>
      <w:r w:rsidDel="00000000" w:rsidR="00000000" w:rsidRPr="00000000">
        <w:rPr>
          <w:shd w:fill="ffe599" w:val="clear"/>
          <w:rtl w:val="0"/>
        </w:rPr>
        <w:t xml:space="preserve">"Every composite figure problem follows the same steps: break into rectangles, find any missing sides you need, find each area, add them up."</w:t>
      </w:r>
    </w:p>
    <w:p w:rsidR="00000000" w:rsidDel="00000000" w:rsidP="00000000" w:rsidRDefault="00000000" w:rsidRPr="00000000" w14:paraId="00000B66">
      <w:pPr>
        <w:numPr>
          <w:ilvl w:val="0"/>
          <w:numId w:val="59"/>
        </w:numPr>
        <w:spacing w:after="0" w:afterAutospacing="0" w:before="0" w:beforeAutospacing="0" w:lineRule="auto"/>
        <w:ind w:left="1440" w:hanging="360"/>
        <w:rPr>
          <w:u w:val="none"/>
          <w:shd w:fill="ffe599" w:val="clear"/>
        </w:rPr>
      </w:pPr>
      <w:r w:rsidDel="00000000" w:rsidR="00000000" w:rsidRPr="00000000">
        <w:rPr>
          <w:rtl w:val="0"/>
        </w:rPr>
      </w:r>
    </w:p>
    <w:p w:rsidR="00000000" w:rsidDel="00000000" w:rsidP="00000000" w:rsidRDefault="00000000" w:rsidRPr="00000000" w14:paraId="00000B67">
      <w:pPr>
        <w:numPr>
          <w:ilvl w:val="0"/>
          <w:numId w:val="59"/>
        </w:numPr>
        <w:spacing w:after="0" w:afterAutospacing="0" w:before="0" w:beforeAutospacing="0" w:lineRule="auto"/>
        <w:ind w:left="1440" w:hanging="360"/>
        <w:rPr>
          <w:shd w:fill="ffe599" w:val="clear"/>
        </w:rPr>
      </w:pPr>
      <w:r w:rsidDel="00000000" w:rsidR="00000000" w:rsidRPr="00000000">
        <w:rPr>
          <w:shd w:fill="ffe599" w:val="clear"/>
          <w:rtl w:val="0"/>
        </w:rPr>
        <w:t xml:space="preserve">This is the capstone statement for the M11–M13 arc. The decompose-first workflow is the transferable strategy — decomposition gives purpose to the missing-side reasoning.</w:t>
      </w:r>
    </w:p>
    <w:p w:rsidR="00000000" w:rsidDel="00000000" w:rsidP="00000000" w:rsidRDefault="00000000" w:rsidRPr="00000000" w14:paraId="00000B68">
      <w:pPr>
        <w:numPr>
          <w:ilvl w:val="0"/>
          <w:numId w:val="8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"Sides add up" principle reinforcement: display an L-shape with horizontal sides highlighted. "The horizontal pieces always add up to the total horizontal length. The vertical pieces always add up to the total vertical length. That's how you find missing sides."</w:t>
      </w:r>
    </w:p>
    <w:p w:rsidR="00000000" w:rsidDel="00000000" w:rsidP="00000000" w:rsidRDefault="00000000" w:rsidRPr="00000000" w14:paraId="00000B69">
      <w:pPr>
        <w:numPr>
          <w:ilvl w:val="0"/>
          <w:numId w:val="8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Vocabulary consolidation: missing side (new). Reinforce: decompose, composite figure, dimensions, multiply, add.</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6B">
      <w:pPr>
        <w:rPr>
          <w:shd w:fill="ffe599" w:val="clear"/>
        </w:rPr>
      </w:pPr>
      <w:r w:rsidDel="00000000" w:rsidR="00000000" w:rsidRPr="00000000">
        <w:rPr>
          <w:b w:val="1"/>
          <w:bCs w:val="1"/>
          <w:shd w:fill="ffe599" w:val="clear"/>
          <w:rtl w:val="0"/>
        </w:rPr>
        <w:t xml:space="preserve">Part 2 — Unit-wide celebration (~2 minutes):</w:t>
      </w: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6D">
      <w:pPr>
        <w:numPr>
          <w:ilvl w:val="0"/>
          <w:numId w:val="8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b w:val="1"/>
          <w:bCs w:val="1"/>
          <w:shd w:fill="ffe599" w:val="clear"/>
          <w:rtl w:val="0"/>
        </w:rPr>
        <w:t xml:space="preserve">Starter Pack guidance — tone is CELEBRATION, not review.</w:t>
      </w:r>
      <w:r w:rsidDel="00000000" w:rsidR="00000000" w:rsidRPr="00000000">
        <w:rPr>
          <w:shd w:fill="ffe599" w:val="clear"/>
          <w:rtl w:val="0"/>
        </w:rPr>
        <w:t xml:space="preserve"> The guide should convey genuine enthusiasm about how far students have come. This is the last guided moment in Unit 2. Students should leave feeling capable and proud.</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6F">
      <w:pPr>
        <w:numPr>
          <w:ilvl w:val="0"/>
          <w:numId w:val="81"/>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Visual progression display — show one image from each stage of the unit:</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71">
      <w:pPr>
        <w:numPr>
          <w:ilvl w:val="1"/>
          <w:numId w:val="45"/>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M1: A rectangle covered in unit square tiles. "Remember when we started? You counted every single square to find area."</w:t>
      </w:r>
    </w:p>
    <w:p w:rsidR="00000000" w:rsidDel="00000000" w:rsidP="00000000" w:rsidRDefault="00000000" w:rsidRPr="00000000" w14:paraId="00000B72">
      <w:pPr>
        <w:numPr>
          <w:ilvl w:val="1"/>
          <w:numId w:val="45"/>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M4: A rectangle with rows-and-columns structure + equation. "Then you discovered a shortcut — rows times columns. Multiplication!"</w:t>
      </w:r>
    </w:p>
    <w:p w:rsidR="00000000" w:rsidDel="00000000" w:rsidP="00000000" w:rsidRDefault="00000000" w:rsidRPr="00000000" w14:paraId="00000B73">
      <w:pPr>
        <w:numPr>
          <w:ilvl w:val="1"/>
          <w:numId w:val="45"/>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M7: A rectangle with just dimensions labeled. "The grid disappeared, and you didn't even need it anymore."</w:t>
      </w:r>
    </w:p>
    <w:p w:rsidR="00000000" w:rsidDel="00000000" w:rsidP="00000000" w:rsidRDefault="00000000" w:rsidRPr="00000000" w14:paraId="00000B74">
      <w:pPr>
        <w:numPr>
          <w:ilvl w:val="1"/>
          <w:numId w:val="45"/>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M11: A gridded L-shape decomposed into two rectangles. "Then shapes got more interesting — you learned to break them apart."</w:t>
      </w:r>
    </w:p>
    <w:p w:rsidR="00000000" w:rsidDel="00000000" w:rsidP="00000000" w:rsidRDefault="00000000" w:rsidRPr="00000000" w14:paraId="00000B75">
      <w:pPr>
        <w:numPr>
          <w:ilvl w:val="1"/>
          <w:numId w:val="45"/>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M13: An ungridded composite figure with missing sides. "And now? You can find missing measurements AND calculate the area. No grid, no problem."</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77">
      <w:pPr>
        <w:numPr>
          <w:ilvl w:val="0"/>
          <w:numId w:val="4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Guide: "Look at how much you've learned! From counting squares one at a time... to solving puzzles with missing pieces. That's amazing."</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79">
      <w:pPr>
        <w:numPr>
          <w:ilvl w:val="0"/>
          <w:numId w:val="4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Bridge to Room Designer toy: "You've earned something special — the Room Designer. It's a tool where you can build your own rooms, add furniture, and use everything you've learned. Have fun with it!"</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7B">
      <w:pPr>
        <w:rPr>
          <w:shd w:fill="ffe599" w:val="clear"/>
        </w:rPr>
      </w:pPr>
      <w:r w:rsidDel="00000000" w:rsidR="00000000" w:rsidRPr="00000000">
        <w:rPr>
          <w:b w:val="1"/>
          <w:bCs w:val="1"/>
          <w:shd w:fill="ffe599" w:val="clear"/>
          <w:rtl w:val="0"/>
        </w:rPr>
        <w:t xml:space="preserve">Part 3 — Unit vocabulary review (~1 minute, optional):</w:t>
      </w: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7D">
      <w:pPr>
        <w:numPr>
          <w:ilvl w:val="0"/>
          <w:numId w:val="4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Quick visual vocabulary check — display 5 terms with images, student matches (MC):</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7F">
      <w:pPr>
        <w:numPr>
          <w:ilvl w:val="1"/>
          <w:numId w:val="28"/>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area, square unit, dimensions, decompose, composite figure</w:t>
      </w:r>
    </w:p>
    <w:p w:rsidR="00000000" w:rsidDel="00000000" w:rsidP="00000000" w:rsidRDefault="00000000" w:rsidRPr="00000000" w14:paraId="00000B80">
      <w:pPr>
        <w:numPr>
          <w:ilvl w:val="1"/>
          <w:numId w:val="28"/>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This is a light review, not a test. Acknowledge all responses warmly.</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fe599" w:val="clear"/>
        </w:rPr>
      </w:pPr>
      <w:r w:rsidDel="00000000" w:rsidR="00000000" w:rsidRPr="00000000">
        <w:rPr>
          <w:rtl w:val="0"/>
        </w:rPr>
      </w:r>
    </w:p>
    <w:p w:rsidR="00000000" w:rsidDel="00000000" w:rsidP="00000000" w:rsidRDefault="00000000" w:rsidRPr="00000000" w14:paraId="00000B82">
      <w:pPr>
        <w:numPr>
          <w:ilvl w:val="0"/>
          <w:numId w:val="28"/>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"These are the words mathematicians use when they talk about area. And now YOU know them too."</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rPr/>
      </w:pPr>
      <w:bookmarkStart w:colFirst="0" w:colLast="0" w:name="_yu8rmntpenzr" w:id="144"/>
      <w:bookmarkEnd w:id="144"/>
      <w:r w:rsidDel="00000000" w:rsidR="00000000" w:rsidRPr="00000000">
        <w:rPr>
          <w:rtl w:val="0"/>
        </w:rPr>
        <w:t xml:space="preserve">Scaffolding Progression</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b w:val="1"/>
          <w:bCs w:val="1"/>
          <w:shd w:fill="b6d7a8" w:val="clea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4684684684685"/>
        <w:gridCol w:w="1058.7387387387387"/>
        <w:gridCol w:w="1606.8468468468468"/>
        <w:gridCol w:w="1522.5225225225224"/>
        <w:gridCol w:w="1424.144144144144"/>
        <w:gridCol w:w="2759.279279279279"/>
        <w:tblGridChange w:id="0">
          <w:tblGrid>
            <w:gridCol w:w="988.4684684684685"/>
            <w:gridCol w:w="1058.7387387387387"/>
            <w:gridCol w:w="1606.8468468468468"/>
            <w:gridCol w:w="1522.5225225225224"/>
            <w:gridCol w:w="1424.144144144144"/>
            <w:gridCol w:w="2759.279279279279"/>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9">
            <w:pPr>
              <w:jc w:val="center"/>
              <w:rPr>
                <w:b w:val="1"/>
                <w:bCs w:val="1"/>
                <w:shd w:fill="b6d7a8" w:val="clear"/>
              </w:rPr>
            </w:pPr>
            <w:r w:rsidDel="00000000" w:rsidR="00000000" w:rsidRPr="00000000">
              <w:rPr>
                <w:b w:val="1"/>
                <w:bCs w:val="1"/>
                <w:shd w:fill="b6d7a8" w:val="clear"/>
                <w:rtl w:val="0"/>
              </w:rPr>
              <w:t xml:space="preserve">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jc w:val="center"/>
              <w:rPr>
                <w:b w:val="1"/>
                <w:bCs w:val="1"/>
                <w:shd w:fill="b6d7a8" w:val="clear"/>
              </w:rPr>
            </w:pPr>
            <w:r w:rsidDel="00000000" w:rsidR="00000000" w:rsidRPr="00000000">
              <w:rPr>
                <w:b w:val="1"/>
                <w:bCs w:val="1"/>
                <w:shd w:fill="b6d7a8" w:val="clear"/>
                <w:rtl w:val="0"/>
              </w:rPr>
              <w:t xml:space="preserve">Missing Sides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jc w:val="center"/>
              <w:rPr>
                <w:b w:val="1"/>
                <w:bCs w:val="1"/>
                <w:shd w:fill="b6d7a8" w:val="clear"/>
              </w:rPr>
            </w:pPr>
            <w:r w:rsidDel="00000000" w:rsidR="00000000" w:rsidRPr="00000000">
              <w:rPr>
                <w:b w:val="1"/>
                <w:bCs w:val="1"/>
                <w:shd w:fill="b6d7a8" w:val="clear"/>
                <w:rtl w:val="0"/>
              </w:rPr>
              <w:t xml:space="preserve">Highlight Related Sides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jc w:val="center"/>
              <w:rPr>
                <w:b w:val="1"/>
                <w:bCs w:val="1"/>
                <w:shd w:fill="b6d7a8" w:val="clear"/>
              </w:rPr>
            </w:pPr>
            <w:r w:rsidDel="00000000" w:rsidR="00000000" w:rsidRPr="00000000">
              <w:rPr>
                <w:b w:val="1"/>
                <w:bCs w:val="1"/>
                <w:shd w:fill="b6d7a8" w:val="clear"/>
                <w:rtl w:val="0"/>
              </w:rPr>
              <w:t xml:space="preserve">Figure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jc w:val="center"/>
              <w:rPr>
                <w:b w:val="1"/>
                <w:bCs w:val="1"/>
                <w:shd w:fill="b6d7a8" w:val="clear"/>
              </w:rPr>
            </w:pPr>
            <w:r w:rsidDel="00000000" w:rsidR="00000000" w:rsidRPr="00000000">
              <w:rPr>
                <w:b w:val="1"/>
                <w:bCs w:val="1"/>
                <w:shd w:fill="b6d7a8" w:val="clear"/>
                <w:rtl w:val="0"/>
              </w:rPr>
              <w:t xml:space="preserve">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jc w:val="center"/>
              <w:rPr>
                <w:b w:val="1"/>
                <w:bCs w:val="1"/>
                <w:shd w:fill="b6d7a8" w:val="clear"/>
              </w:rPr>
            </w:pPr>
            <w:r w:rsidDel="00000000" w:rsidR="00000000" w:rsidRPr="00000000">
              <w:rPr>
                <w:b w:val="1"/>
                <w:bCs w:val="1"/>
                <w:shd w:fill="b6d7a8" w:val="clear"/>
                <w:rtl w:val="0"/>
              </w:rPr>
              <w:t xml:space="preserve">Workflow</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rPr>
                <w:b w:val="1"/>
                <w:bCs w:val="1"/>
                <w:shd w:fill="b6d7a8" w:val="clear"/>
              </w:rPr>
            </w:pPr>
            <w:r w:rsidDel="00000000" w:rsidR="00000000" w:rsidRPr="00000000">
              <w:rPr>
                <w:b w:val="1"/>
                <w:bCs w:val="1"/>
                <w:shd w:fill="b6d7a8" w:val="clear"/>
                <w:rtl w:val="0"/>
              </w:rPr>
              <w:t xml:space="preserve">Warm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rPr>
                <w:b w:val="1"/>
                <w:bCs w:val="1"/>
                <w:shd w:fill="b6d7a8" w:val="clear"/>
              </w:rPr>
            </w:pPr>
            <w:r w:rsidDel="00000000" w:rsidR="00000000" w:rsidRPr="00000000">
              <w:rPr>
                <w:b w:val="1"/>
                <w:bCs w:val="1"/>
                <w:shd w:fill="b6d7a8" w:val="clear"/>
                <w:rtl w:val="0"/>
              </w:rPr>
              <w:t xml:space="preserve">1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rPr>
                <w:b w:val="1"/>
                <w:bCs w:val="1"/>
                <w:shd w:fill="b6d7a8" w:val="clear"/>
              </w:rPr>
            </w:pPr>
            <w:r w:rsidDel="00000000" w:rsidR="00000000" w:rsidRPr="00000000">
              <w:rPr>
                <w:b w:val="1"/>
                <w:bCs w:val="1"/>
                <w:shd w:fill="b6d7a8" w:val="clear"/>
                <w:rtl w:val="0"/>
              </w:rPr>
              <w:t xml:space="preserve">Automatic + equation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rPr>
                <w:b w:val="1"/>
                <w:bCs w:val="1"/>
                <w:shd w:fill="b6d7a8" w:val="clear"/>
              </w:rPr>
            </w:pPr>
            <w:r w:rsidDel="00000000" w:rsidR="00000000" w:rsidRPr="00000000">
              <w:rPr>
                <w:b w:val="1"/>
                <w:bCs w:val="1"/>
                <w:shd w:fill="b6d7a8" w:val="clear"/>
                <w:rtl w:val="0"/>
              </w:rPr>
              <w:t xml:space="preserve">L-shape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rPr>
                <w:b w:val="1"/>
                <w:bCs w:val="1"/>
                <w:shd w:fill="b6d7a8" w:val="clear"/>
              </w:rPr>
            </w:pPr>
            <w:r w:rsidDel="00000000" w:rsidR="00000000" w:rsidRPr="00000000">
              <w:rPr>
                <w:b w:val="1"/>
                <w:bCs w:val="1"/>
                <w:shd w:fill="b6d7a8" w:val="clea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rPr>
                <w:b w:val="1"/>
                <w:bCs w:val="1"/>
                <w:shd w:fill="b6d7a8" w:val="clear"/>
              </w:rPr>
            </w:pPr>
            <w:r w:rsidDel="00000000" w:rsidR="00000000" w:rsidRPr="00000000">
              <w:rPr>
                <w:b w:val="1"/>
                <w:bCs w:val="1"/>
                <w:shd w:fill="b6d7a8" w:val="clear"/>
                <w:rtl w:val="0"/>
              </w:rPr>
              <w:t xml:space="preserve">Principle demo only (no recalculation)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rPr>
                <w:b w:val="1"/>
                <w:bCs w:val="1"/>
                <w:shd w:fill="b6d7a8" w:val="clear"/>
              </w:rPr>
            </w:pPr>
            <w:r w:rsidDel="00000000" w:rsidR="00000000" w:rsidRPr="00000000">
              <w:rPr>
                <w:b w:val="1"/>
                <w:bCs w:val="1"/>
                <w:shd w:fill="b6d7a8" w:val="clear"/>
                <w:rtl w:val="0"/>
              </w:rPr>
              <w:t xml:space="preserve">Early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rPr>
                <w:b w:val="1"/>
                <w:bCs w:val="1"/>
                <w:shd w:fill="b6d7a8" w:val="clear"/>
              </w:rPr>
            </w:pPr>
            <w:r w:rsidDel="00000000" w:rsidR="00000000" w:rsidRPr="00000000">
              <w:rPr>
                <w:b w:val="1"/>
                <w:bCs w:val="1"/>
                <w:shd w:fill="b6d7a8" w:val="clear"/>
                <w:rtl w:val="0"/>
              </w:rPr>
              <w:t xml:space="preserve">1 per 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rPr>
                <w:b w:val="1"/>
                <w:bCs w:val="1"/>
                <w:shd w:fill="b6d7a8" w:val="clear"/>
              </w:rPr>
            </w:pPr>
            <w:r w:rsidDel="00000000" w:rsidR="00000000" w:rsidRPr="00000000">
              <w:rPr>
                <w:b w:val="1"/>
                <w:bCs w:val="1"/>
                <w:shd w:fill="b6d7a8" w:val="clear"/>
                <w:rtl w:val="0"/>
              </w:rPr>
              <w:t xml:space="preserve">Automatic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rPr>
                <w:b w:val="1"/>
                <w:bCs w:val="1"/>
                <w:shd w:fill="b6d7a8" w:val="clear"/>
              </w:rPr>
            </w:pPr>
            <w:r w:rsidDel="00000000" w:rsidR="00000000" w:rsidRPr="00000000">
              <w:rPr>
                <w:b w:val="1"/>
                <w:bCs w:val="1"/>
                <w:shd w:fill="b6d7a8" w:val="clear"/>
                <w:rtl w:val="0"/>
              </w:rPr>
              <w:t xml:space="preserve">L-shapes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rPr>
                <w:b w:val="1"/>
                <w:bCs w:val="1"/>
                <w:shd w:fill="b6d7a8" w:val="clear"/>
              </w:rPr>
            </w:pPr>
            <w:r w:rsidDel="00000000" w:rsidR="00000000" w:rsidRPr="00000000">
              <w:rPr>
                <w:b w:val="1"/>
                <w:bCs w:val="1"/>
                <w:shd w:fill="b6d7a8" w:val="clea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rPr>
                <w:b w:val="1"/>
                <w:bCs w:val="1"/>
                <w:shd w:fill="b6d7a8" w:val="clear"/>
              </w:rPr>
            </w:pPr>
            <w:r w:rsidDel="00000000" w:rsidR="00000000" w:rsidRPr="00000000">
              <w:rPr>
                <w:rFonts w:ascii="Arial Unicode MS" w:cs="Arial Unicode MS" w:eastAsia="Arial Unicode MS" w:hAnsi="Arial Unicode MS"/>
                <w:b w:val="1"/>
                <w:bCs w:val="1"/>
                <w:shd w:fill="b6d7a8" w:val="clear"/>
                <w:rtl w:val="0"/>
              </w:rPr>
              <w:t xml:space="preserve">Find missing side (principle practice) → decompose via path that doesn't need it → calculate → add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rPr>
                <w:b w:val="1"/>
                <w:bCs w:val="1"/>
                <w:shd w:fill="b6d7a8" w:val="clear"/>
              </w:rPr>
            </w:pPr>
            <w:r w:rsidDel="00000000" w:rsidR="00000000" w:rsidRPr="00000000">
              <w:rPr>
                <w:b w:val="1"/>
                <w:bCs w:val="1"/>
                <w:shd w:fill="b6d7a8" w:val="clea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rPr>
                <w:b w:val="1"/>
                <w:bCs w:val="1"/>
                <w:shd w:fill="b6d7a8" w:val="clear"/>
              </w:rPr>
            </w:pPr>
            <w:r w:rsidDel="00000000" w:rsidR="00000000" w:rsidRPr="00000000">
              <w:rPr>
                <w:b w:val="1"/>
                <w:bCs w:val="1"/>
                <w:shd w:fill="b6d7a8" w:val="clear"/>
                <w:rtl w:val="0"/>
              </w:rPr>
              <w:t xml:space="preserve">1–2 per 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rPr>
                <w:b w:val="1"/>
                <w:bCs w:val="1"/>
                <w:shd w:fill="b6d7a8" w:val="clear"/>
              </w:rPr>
            </w:pPr>
            <w:r w:rsidDel="00000000" w:rsidR="00000000" w:rsidRPr="00000000">
              <w:rPr>
                <w:b w:val="1"/>
                <w:bCs w:val="1"/>
                <w:shd w:fill="b6d7a8" w:val="clear"/>
                <w:rtl w:val="0"/>
              </w:rPr>
              <w:t xml:space="preserve">Guide-controlled (reactive)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rPr>
                <w:b w:val="1"/>
                <w:bCs w:val="1"/>
                <w:shd w:fill="b6d7a8" w:val="clear"/>
              </w:rPr>
            </w:pPr>
            <w:r w:rsidDel="00000000" w:rsidR="00000000" w:rsidRPr="00000000">
              <w:rPr>
                <w:b w:val="1"/>
                <w:bCs w:val="1"/>
                <w:shd w:fill="b6d7a8" w:val="clear"/>
                <w:rtl w:val="0"/>
              </w:rPr>
              <w:t xml:space="preserve">T-shapes (primary), L-shapes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rPr>
                <w:b w:val="1"/>
                <w:bCs w:val="1"/>
                <w:shd w:fill="b6d7a8" w:val="clear"/>
              </w:rPr>
            </w:pPr>
            <w:r w:rsidDel="00000000" w:rsidR="00000000" w:rsidRPr="00000000">
              <w:rPr>
                <w:b w:val="1"/>
                <w:bCs w:val="1"/>
                <w:shd w:fill="b6d7a8" w:val="clea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rPr>
                <w:b w:val="1"/>
                <w:bCs w:val="1"/>
                <w:shd w:fill="b6d7a8" w:val="clear"/>
              </w:rPr>
            </w:pPr>
            <w:r w:rsidDel="00000000" w:rsidR="00000000" w:rsidRPr="00000000">
              <w:rPr>
                <w:rFonts w:ascii="Arial Unicode MS" w:cs="Arial Unicode MS" w:eastAsia="Arial Unicode MS" w:hAnsi="Arial Unicode MS"/>
                <w:b w:val="1"/>
                <w:bCs w:val="1"/>
                <w:shd w:fill="b6d7a8" w:val="clear"/>
                <w:rtl w:val="0"/>
              </w:rPr>
              <w:t xml:space="preserve">Decompose → find needed missing sides → calculate → add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rPr>
                <w:b w:val="1"/>
                <w:bCs w:val="1"/>
                <w:shd w:fill="b6d7a8" w:val="clear"/>
              </w:rPr>
            </w:pPr>
            <w:r w:rsidDel="00000000" w:rsidR="00000000" w:rsidRPr="00000000">
              <w:rPr>
                <w:b w:val="1"/>
                <w:bCs w:val="1"/>
                <w:shd w:fill="b6d7a8" w:val="clear"/>
                <w:rtl w:val="0"/>
              </w:rPr>
              <w:t xml:space="preserve">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rPr>
                <w:b w:val="1"/>
                <w:bCs w:val="1"/>
                <w:shd w:fill="b6d7a8" w:val="clear"/>
              </w:rPr>
            </w:pPr>
            <w:r w:rsidDel="00000000" w:rsidR="00000000" w:rsidRPr="00000000">
              <w:rPr>
                <w:b w:val="1"/>
                <w:bCs w:val="1"/>
                <w:shd w:fill="b6d7a8" w:val="clear"/>
                <w:rtl w:val="0"/>
              </w:rPr>
              <w:t xml:space="preserve">1–3 per figure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rPr>
                <w:b w:val="1"/>
                <w:bCs w:val="1"/>
                <w:shd w:fill="b6d7a8" w:val="clear"/>
              </w:rPr>
            </w:pPr>
            <w:r w:rsidDel="00000000" w:rsidR="00000000" w:rsidRPr="00000000">
              <w:rPr>
                <w:b w:val="1"/>
                <w:bCs w:val="1"/>
                <w:shd w:fill="b6d7a8" w:val="clear"/>
                <w:rtl w:val="0"/>
              </w:rPr>
              <w:t xml:space="preserve">Remediation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rPr>
                <w:b w:val="1"/>
                <w:bCs w:val="1"/>
                <w:shd w:fill="b6d7a8" w:val="clear"/>
              </w:rPr>
            </w:pPr>
            <w:r w:rsidDel="00000000" w:rsidR="00000000" w:rsidRPr="00000000">
              <w:rPr>
                <w:b w:val="1"/>
                <w:bCs w:val="1"/>
                <w:shd w:fill="b6d7a8" w:val="clear"/>
                <w:rtl w:val="0"/>
              </w:rPr>
              <w:t xml:space="preserve">L/T/U - shapes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rPr>
                <w:b w:val="1"/>
                <w:bCs w:val="1"/>
                <w:shd w:fill="b6d7a8" w:val="clear"/>
              </w:rPr>
            </w:pPr>
            <w:r w:rsidDel="00000000" w:rsidR="00000000" w:rsidRPr="00000000">
              <w:rPr>
                <w:b w:val="1"/>
                <w:bCs w:val="1"/>
                <w:shd w:fill="b6d7a8" w:val="clea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rPr>
                <w:b w:val="1"/>
                <w:bCs w:val="1"/>
                <w:shd w:fill="b6d7a8" w:val="clear"/>
              </w:rPr>
            </w:pPr>
            <w:r w:rsidDel="00000000" w:rsidR="00000000" w:rsidRPr="00000000">
              <w:rPr>
                <w:rFonts w:ascii="Arial Unicode MS" w:cs="Arial Unicode MS" w:eastAsia="Arial Unicode MS" w:hAnsi="Arial Unicode MS"/>
                <w:b w:val="1"/>
                <w:bCs w:val="1"/>
                <w:shd w:fill="b6d7a8" w:val="clear"/>
                <w:rtl w:val="0"/>
              </w:rPr>
              <w:t xml:space="preserve">Decompose → find needed missing sides → calculate → add</w:t>
            </w:r>
          </w:p>
        </w:tc>
      </w:tr>
    </w:tbl>
    <w:p w:rsidR="00000000" w:rsidDel="00000000" w:rsidP="00000000" w:rsidRDefault="00000000" w:rsidRPr="00000000" w14:paraId="00000BA7">
      <w:pPr>
        <w:rPr>
          <w:b w:val="1"/>
          <w:bCs w:val="1"/>
          <w:shd w:fill="b6d7a8" w:val="clear"/>
        </w:rPr>
      </w:pPr>
      <w:r w:rsidDel="00000000" w:rsidR="00000000" w:rsidRPr="00000000">
        <w:rPr>
          <w:rtl w:val="0"/>
        </w:rPr>
      </w:r>
    </w:p>
    <w:p w:rsidR="00000000" w:rsidDel="00000000" w:rsidP="00000000" w:rsidRDefault="00000000" w:rsidRPr="00000000" w14:paraId="00000BA8">
      <w:pPr>
        <w:rPr>
          <w:shd w:fill="b6d7a8" w:val="clear"/>
        </w:rPr>
      </w:pPr>
      <w:r w:rsidDel="00000000" w:rsidR="00000000" w:rsidRPr="00000000">
        <w:rPr>
          <w:b w:val="1"/>
          <w:bCs w:val="1"/>
          <w:shd w:fill="b6d7a8" w:val="clear"/>
          <w:rtl w:val="0"/>
        </w:rPr>
        <w:t xml:space="preserve">Scaffolding strategy:</w:t>
      </w:r>
      <w:r w:rsidDel="00000000" w:rsidR="00000000" w:rsidRPr="00000000">
        <w:rPr>
          <w:rFonts w:ascii="Arial Unicode MS" w:cs="Arial Unicode MS" w:eastAsia="Arial Unicode MS" w:hAnsi="Arial Unicode MS"/>
          <w:shd w:fill="b6d7a8" w:val="clear"/>
          <w:rtl w:val="0"/>
        </w:rPr>
        <w:t xml:space="preserve"> Three things progress across M13: (1) Highlight Related Sides fades from automatic → guide-controlled → remediation-only, (2) the figure types escalate from L-shapes (where the missing side is geometrically optional for area) to T-shapes (where it's geometrically necessary) to mixed figures, and (3) the workflow shifts from principle-teaching (Early) to decompose-first (Mid–Late). The decompose-first workflow is the target state — it's more efficient and teaches strategic reasoning. Early's principle-teaching phase exists because the "sides add up" insight deserves its own moment with full scaffolding before being applied under decomposition pressure.</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b w:val="1"/>
          <w:bCs w:val="1"/>
          <w:rtl w:val="0"/>
        </w:rPr>
        <w:t xml:space="preserve">Highlight Related Sides fading — consistent with unit pattern:</w:t>
      </w:r>
      <w:r w:rsidDel="00000000" w:rsidR="00000000" w:rsidRPr="00000000">
        <w:rPr>
          <w:rtl w:val="0"/>
        </w:rPr>
        <w:t xml:space="preserve"> Guide-controlled scaffolds (not student-accessible) is the established pattern: grid reveal in M7, ghost grid in M12, Highlight Related Sides in M13. The guide decides when the student needs visual support. This keeps the abstraction bar at the right level for each student without giving them a crutch to lean on by default. All activations should be logged for diagnostic purposes.</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rPr/>
      </w:pPr>
      <w:bookmarkStart w:colFirst="0" w:colLast="0" w:name="_z9yrlvv4p83l" w:id="145"/>
      <w:bookmarkEnd w:id="145"/>
      <w:r w:rsidDel="00000000" w:rsidR="00000000" w:rsidRPr="00000000">
        <w:rPr>
          <w:rtl w:val="0"/>
        </w:rPr>
        <w:t xml:space="preserve">Tool Requirements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pPr>
            <w:r w:rsidDel="00000000" w:rsidR="00000000" w:rsidRPr="00000000">
              <w:rPr>
                <w:rtl w:val="0"/>
              </w:rPr>
              <w:t xml:space="preserve">Labels only + "?" marks on missing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Display + MC for missing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tl w:val="0"/>
              </w:rPr>
              <w:t xml:space="preserve">M13 primary display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b w:val="1"/>
                <w:bCs w:val="1"/>
                <w:rtl w:val="0"/>
              </w:rPr>
              <w:t xml:space="preserve">Highlight Related Sides</w:t>
            </w:r>
            <w:r w:rsidDel="00000000" w:rsidR="00000000" w:rsidRPr="00000000">
              <w:rPr>
                <w:rtl w:val="0"/>
              </w:rPr>
              <w:t xml:space="preserve"> — 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System highlights related sides + shows constraint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rtl w:val="0"/>
              </w:rPr>
              <w:t xml:space="preserve">Early: always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b w:val="1"/>
                <w:bCs w:val="1"/>
                <w:rtl w:val="0"/>
              </w:rPr>
              <w:t xml:space="preserve">Highlight Related Sides</w:t>
            </w:r>
            <w:r w:rsidDel="00000000" w:rsidR="00000000" w:rsidRPr="00000000">
              <w:rPr>
                <w:rtl w:val="0"/>
              </w:rPr>
              <w:t xml:space="preserve"> — guide-controlled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Guide activates based on student performance; not student-accessible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rtl w:val="0"/>
              </w:rPr>
              <w:t xml:space="preserve">Mid: guide decides when support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b w:val="1"/>
                <w:bCs w:val="1"/>
                <w:rtl w:val="0"/>
              </w:rPr>
              <w:t xml:space="preserve">Highlight Related Sides</w:t>
            </w:r>
            <w:r w:rsidDel="00000000" w:rsidR="00000000" w:rsidRPr="00000000">
              <w:rPr>
                <w:rtl w:val="0"/>
              </w:rPr>
              <w:t xml:space="preserve"> —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Guide-activated after wrong MC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rtl w:val="0"/>
              </w:rPr>
              <w:t xml:space="preserve">Late: support only when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Labels only (all dimensions shown, post-missing-side)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b w:val="1"/>
                <w:bCs w:val="1"/>
                <w:rtl w:val="0"/>
              </w:rPr>
              <w:t xml:space="preserve">Draw Decomposition Line</w:t>
            </w:r>
            <w:r w:rsidDel="00000000" w:rsidR="00000000" w:rsidRPr="00000000">
              <w:rPr>
                <w:rtl w:val="0"/>
              </w:rPr>
              <w:t xml:space="preserve"> (student-placed) + color-coding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rtl w:val="0"/>
              </w:rPr>
              <w:t xml:space="preserve">After missing sides found: standard M12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Dimension highlighting per rectangle (post-decomposition)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pPr>
            <w:r w:rsidDel="00000000" w:rsidR="00000000" w:rsidRPr="00000000">
              <w:rPr>
                <w:rtl w:val="0"/>
              </w:rPr>
              <w:t xml:space="preserve">System highlights dimensions per color-coded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jc w:val="left"/>
              <w:rPr/>
            </w:pPr>
            <w:r w:rsidDel="00000000" w:rsidR="00000000" w:rsidRPr="00000000">
              <w:rPr>
                <w:rtl w:val="0"/>
              </w:rPr>
              <w:t xml:space="preserve">Same as M12 — full-edge dims after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jc w:val="left"/>
              <w:rPr/>
            </w:pPr>
            <w:r w:rsidDel="00000000" w:rsidR="00000000" w:rsidRPr="00000000">
              <w:rPr>
                <w:rtl w:val="0"/>
              </w:rPr>
              <w:t xml:space="preserve">Edge label behavior (post-decomposition)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jc w:val="left"/>
              <w:rPr/>
            </w:pPr>
            <w:r w:rsidDel="00000000" w:rsidR="00000000" w:rsidRPr="00000000">
              <w:rPr>
                <w:rtl w:val="0"/>
              </w:rPr>
              <w:t xml:space="preserve">Full-edge totals dim, segment dimensions activate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jc w:val="left"/>
              <w:rPr/>
            </w:pPr>
            <w:r w:rsidDel="00000000" w:rsidR="00000000" w:rsidRPr="00000000">
              <w:rPr>
                <w:rtl w:val="0"/>
              </w:rPr>
              <w:t xml:space="preserve">Same as M12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pPr>
            <w:r w:rsidDel="00000000" w:rsidR="00000000" w:rsidRPr="00000000">
              <w:rPr>
                <w:rtl w:val="0"/>
              </w:rPr>
              <w:t xml:space="preserve">Parenthesized addition, color-coded per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pPr>
            <w:r w:rsidDel="00000000" w:rsidR="00000000" w:rsidRPr="00000000">
              <w:rPr>
                <w:rtl w:val="0"/>
              </w:rPr>
              <w:t xml:space="preserve">Click-select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pPr>
            <w:r w:rsidDel="00000000" w:rsidR="00000000" w:rsidRPr="00000000">
              <w:rPr>
                <w:rtl w:val="0"/>
              </w:rPr>
              <w:t xml:space="preserve">Unchanged from M12</w:t>
            </w:r>
          </w:p>
        </w:tc>
      </w:tr>
    </w:tbl>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commentRangeStart w:id="205"/>
      <w:r w:rsidDel="00000000" w:rsidR="00000000" w:rsidRPr="00000000">
        <w:rPr>
          <w:b w:val="1"/>
          <w:bCs w:val="1"/>
          <w:rtl w:val="0"/>
        </w:rPr>
        <w:t xml:space="preserve">Critical capability — Highlight Related Sides </w:t>
      </w:r>
      <w:commentRangeEnd w:id="205"/>
      <w:r w:rsidDel="00000000" w:rsidR="00000000" w:rsidRPr="00000000">
        <w:commentReference w:id="205"/>
      </w:r>
      <w:r w:rsidDel="00000000" w:rsidR="00000000" w:rsidRPr="00000000">
        <w:rPr>
          <w:b w:val="1"/>
          <w:bCs w:val="1"/>
          <w:rtl w:val="0"/>
        </w:rPr>
        <w:t xml:space="preserve">(from Composite Figures spec):</w:t>
      </w:r>
      <w:r w:rsidDel="00000000" w:rsidR="00000000" w:rsidRPr="00000000">
        <w:rPr>
          <w:rtl w:val="0"/>
        </w:rPr>
        <w:t xml:space="preserve"> System highlights which sides' measurements relate to find a missing dimension. Behavior: (1) color-code the missing side and its related known sides in the same color (e.g., all horizontal sides in blue, all vertical in green), (2) display the constraint equation beside the figure: </w:t>
      </w:r>
      <w:r w:rsidDel="00000000" w:rsidR="00000000" w:rsidRPr="00000000">
        <w:rPr>
          <w:rFonts w:ascii="Nova Mono" w:cs="Nova Mono" w:eastAsia="Nova Mono" w:hAnsi="Nova Mono"/>
          <w:color w:val="188038"/>
          <w:rtl w:val="0"/>
        </w:rPr>
        <w:t xml:space="preserve">[total] − [known piece] = [?]</w:t>
      </w:r>
      <w:r w:rsidDel="00000000" w:rsidR="00000000" w:rsidRPr="00000000">
        <w:rPr>
          <w:rFonts w:ascii="Arial Unicode MS" w:cs="Arial Unicode MS" w:eastAsia="Arial Unicode MS" w:hAnsi="Arial Unicode MS"/>
          <w:rtl w:val="0"/>
        </w:rPr>
        <w:t xml:space="preserve">, (3) optionally animate alignment — shift the known piece and missing piece to show they span the total length. This is the primary teaching tool for the "sides add up" principle. Fading schedule: automatic (Early) → guide-controlled (Mid) → remediation only (Late). All three modes are guide/system-controlled — students never have direct access to activate this scaffold. This is consistent with grid reveal (M7) and ghost grid (M12). All activations should be logged for diagnostic purposes.</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b w:val="1"/>
          <w:bCs w:val="1"/>
          <w:rtl w:val="0"/>
        </w:rPr>
        <w:t xml:space="preserve">Critical capability — Missing side MC interaction:</w:t>
      </w:r>
      <w:r w:rsidDel="00000000" w:rsidR="00000000" w:rsidRPr="00000000">
        <w:rPr>
          <w:rtl w:val="0"/>
        </w:rPr>
        <w:t xml:space="preserve"> When a side is marked "?", the student selects the correct dimension from MC options. After selection, the system fills in the dimension label on the figure (replacing "?" with the value). MC options are diagnostically designed (correct, wrong-direction subtraction, addition error, random distractor —</w:t>
      </w:r>
      <w:r w:rsidDel="00000000" w:rsidR="00000000" w:rsidRPr="00000000">
        <w:rPr>
          <w:rtl w:val="0"/>
        </w:rPr>
        <w:t xml:space="preserve"> same pattern as M12's exit check</w:t>
      </w:r>
      <w:r w:rsidDel="00000000" w:rsidR="00000000" w:rsidRPr="00000000">
        <w:rPr>
          <w:rtl w:val="0"/>
        </w:rPr>
        <w:t xml:space="preserve">). This is NOT a typed input — it's MC selection per the app's interaction constraints. The system must update the figure display in real time as each missing side is resolved.</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b w:val="1"/>
          <w:bCs w:val="1"/>
          <w:shd w:fill="ffe599" w:val="clear"/>
        </w:rPr>
      </w:pPr>
      <w:r w:rsidDel="00000000" w:rsidR="00000000" w:rsidRPr="00000000">
        <w:rPr>
          <w:b w:val="1"/>
          <w:bCs w:val="1"/>
          <w:shd w:fill="ffe599" w:val="clear"/>
          <w:rtl w:val="0"/>
        </w:rPr>
        <w:t xml:space="preserve">Critical capability — Presentation ordering for multiple missing sides:</w:t>
      </w:r>
      <w:r w:rsidDel="00000000" w:rsidR="00000000" w:rsidRPr="00000000">
        <w:rPr>
          <w:shd w:fill="ffe599" w:val="clear"/>
          <w:rtl w:val="0"/>
        </w:rPr>
        <w:t xml:space="preserve"> When a figure has 2+ missing sides, the system presents them in authored order (simplest first). Since all M13 missing sides are independently solvable, any order is technically valid — but presenting the simpler subtraction first builds confidence before the harder one. This is a UX sequencing decision, not a mathematical dependency. The system prompts one "?" at a time in the authored order; after the student resolves each side, the next "?" activates.</w:t>
      </w: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99" w:val="clear"/>
        </w:rPr>
      </w:pPr>
      <w:r w:rsidDel="00000000" w:rsidR="00000000" w:rsidRPr="00000000">
        <w:rPr>
          <w:rtl w:val="0"/>
        </w:rPr>
      </w:r>
    </w:p>
    <w:p w:rsidR="00000000" w:rsidDel="00000000" w:rsidP="00000000" w:rsidRDefault="00000000" w:rsidRPr="00000000" w14:paraId="00000BD9">
      <w:pPr>
        <w:rPr>
          <w:b w:val="1"/>
          <w:bCs w:val="1"/>
          <w:shd w:fill="ffe599" w:val="clear"/>
        </w:rPr>
      </w:pPr>
      <w:r w:rsidDel="00000000" w:rsidR="00000000" w:rsidRPr="00000000">
        <w:rPr>
          <w:b w:val="1"/>
          <w:bCs w:val="1"/>
          <w:shd w:fill="ffe599" w:val="clear"/>
          <w:rtl w:val="0"/>
        </w:rPr>
        <w:t xml:space="preserve">⚠️ Engineering — authored solving order, not runtime computation:</w:t>
      </w:r>
      <w:r w:rsidDel="00000000" w:rsidR="00000000" w:rsidRPr="00000000">
        <w:rPr>
          <w:shd w:fill="ffe599" w:val="clear"/>
          <w:rtl w:val="0"/>
        </w:rPr>
        <w:t xml:space="preserve"> Missing side solving order should be pre-defined as figure metadata in the content library, NOT algorithmically determined at runtime. Each figure entry specifies: which sides are missing, what order to present them in (simplest first), and which known dimensions relate to each missing side. Since all M13 missing sides are independently solvable, the authored order is a pedagogical sequencing choice, not a mathematical requirement. For M13's scope (max 3 missing sides), authored metadata is sufficient and easier to QA.</w:t>
      </w:r>
      <w:r w:rsidDel="00000000" w:rsidR="00000000" w:rsidRPr="00000000">
        <w:rPr>
          <w:rtl w:val="0"/>
        </w:rPr>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Edge label behavior after decomposition:</w:t>
      </w:r>
      <w:r w:rsidDel="00000000" w:rsidR="00000000" w:rsidRPr="00000000">
        <w:rPr>
          <w:rtl w:val="0"/>
        </w:rPr>
        <w:t xml:space="preserve"> Same as M12. Full-edge totals dim, segment dimensions activate.</w:t>
      </w:r>
    </w:p>
    <w:p w:rsidR="00000000" w:rsidDel="00000000" w:rsidP="00000000" w:rsidRDefault="00000000" w:rsidRPr="00000000" w14:paraId="00000BDC">
      <w:pPr>
        <w:numPr>
          <w:ilvl w:val="0"/>
          <w:numId w:val="94"/>
        </w:numPr>
        <w:spacing w:after="0" w:afterAutospacing="0" w:before="240" w:lineRule="auto"/>
        <w:ind w:left="720" w:hanging="360"/>
      </w:pPr>
      <w:r w:rsidDel="00000000" w:rsidR="00000000" w:rsidRPr="00000000">
        <w:rPr>
          <w:b w:val="1"/>
          <w:bCs w:val="1"/>
          <w:rtl w:val="0"/>
        </w:rPr>
        <w:t xml:space="preserve">Early (L-shapes):</w:t>
      </w:r>
      <w:r w:rsidDel="00000000" w:rsidR="00000000" w:rsidRPr="00000000">
        <w:rPr>
          <w:rtl w:val="0"/>
        </w:rPr>
        <w:t xml:space="preserve"> The missing side has been resolved before decomposition, so all edges are labeled when the student draws a decomposition line.</w:t>
      </w:r>
    </w:p>
    <w:p w:rsidR="00000000" w:rsidDel="00000000" w:rsidP="00000000" w:rsidRDefault="00000000" w:rsidRPr="00000000" w14:paraId="00000BDD">
      <w:pPr>
        <w:numPr>
          <w:ilvl w:val="0"/>
          <w:numId w:val="94"/>
        </w:numPr>
        <w:spacing w:after="240" w:before="0" w:beforeAutospacing="0" w:lineRule="auto"/>
        <w:ind w:left="720" w:hanging="360"/>
      </w:pPr>
      <w:r w:rsidDel="00000000" w:rsidR="00000000" w:rsidRPr="00000000">
        <w:rPr>
          <w:b w:val="1"/>
          <w:bCs w:val="1"/>
          <w:rtl w:val="0"/>
        </w:rPr>
        <w:t xml:space="preserve">Mid–Late (decompose-first):</w:t>
      </w:r>
      <w:r w:rsidDel="00000000" w:rsidR="00000000" w:rsidRPr="00000000">
        <w:rPr>
          <w:rtl w:val="0"/>
        </w:rPr>
        <w:t xml:space="preserve"> Decomposition occurs first. Some edges may still show "?" markers. After decomposition, the system identifies which missing sides the student needs for their chosen sub-rectangles and prompts those via MC. Missing sides NOT needed for the current decomposition remain as "?" (they don't block area calculation). After the relevant missing sides are resolved, dimension highlighting per rectangle proceeds as normal.</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b w:val="1"/>
          <w:bCs w:val="1"/>
          <w:rtl w:val="0"/>
        </w:rPr>
        <w:t xml:space="preserve">No new tools.</w:t>
      </w:r>
      <w:r w:rsidDel="00000000" w:rsidR="00000000" w:rsidRPr="00000000">
        <w:rPr>
          <w:rtl w:val="0"/>
        </w:rPr>
        <w:t xml:space="preserve"> M13 uses the same Composite Figures and Equation Builder from M11–M12. The change is in the interaction sequence (missing-side MC precedes decomposition) and scaffold configuration (Highlight Related Sides), not in tooling.</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 Engineering — decompose-first missing side identification (Mid–Late):</w:t>
      </w:r>
      <w:r w:rsidDel="00000000" w:rsidR="00000000" w:rsidRPr="00000000">
        <w:rPr>
          <w:rtl w:val="0"/>
        </w:rPr>
        <w:t xml:space="preserve"> When the student decomposes before finding missing sides, the system must determine which missing sides are relevant to the student's chosen sub-rectangles. For authored content with a finite set of valid decompositions, this mapping can be pre-computed in the figure metadata: each valid decomposition maps to its required missing sides. For M13's scope (2–3 component figures, 1–3 missing sides), the decomposition options are limited and fully enumerable. Runtime logic is acceptable but authored mappings are easier to QA.</w:t>
      </w:r>
    </w:p>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Edge case:</w:t>
      </w:r>
      <w:r w:rsidDel="00000000" w:rsidR="00000000" w:rsidRPr="00000000">
        <w:rPr>
          <w:rtl w:val="0"/>
        </w:rPr>
        <w:t xml:space="preserve"> If a student's decomposition doesn't require a particular missing side to calculate total area, that side stays as "?" throughout the problem. The guide does NOT prompt the student to find unnecessary missing sides. This is pedagogically intentional — it demonstrates that decomposition strategy affects what information you need.</w:t>
      </w:r>
      <w:r w:rsidDel="00000000" w:rsidR="00000000" w:rsidRPr="00000000">
        <w:rPr>
          <w:rtl w:val="0"/>
        </w:rPr>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3"/>
        <w:rPr/>
      </w:pPr>
      <w:bookmarkStart w:colFirst="0" w:colLast="0" w:name="_nf5j56bqeljr" w:id="146"/>
      <w:bookmarkEnd w:id="146"/>
      <w:r w:rsidDel="00000000" w:rsidR="00000000" w:rsidRPr="00000000">
        <w:rPr>
          <w:rtl w:val="0"/>
        </w:rPr>
        <w:t xml:space="preserve">Data Constraints</w:t>
      </w:r>
    </w:p>
    <w:p w:rsidR="00000000" w:rsidDel="00000000" w:rsidP="00000000" w:rsidRDefault="00000000" w:rsidRPr="00000000" w14:paraId="00000BE5">
      <w:pPr>
        <w:spacing w:after="240" w:before="240" w:lineRule="auto"/>
        <w:rPr>
          <w:shd w:fill="b6d7a8" w:val="clear"/>
        </w:rPr>
      </w:pPr>
      <w:r w:rsidDel="00000000" w:rsidR="00000000" w:rsidRPr="00000000">
        <w:rPr>
          <w:b w:val="1"/>
          <w:bCs w:val="1"/>
          <w:shd w:fill="b6d7a8" w:val="clear"/>
          <w:rtl w:val="0"/>
        </w:rPr>
        <w:t xml:space="preserve">Early figures (1 missing side):</w:t>
      </w:r>
      <w:r w:rsidDel="00000000" w:rsidR="00000000" w:rsidRPr="00000000">
        <w:rPr>
          <w:rFonts w:ascii="Arial Unicode MS" w:cs="Arial Unicode MS" w:eastAsia="Arial Unicode MS" w:hAnsi="Arial Unicode MS"/>
          <w:shd w:fill="b6d7a8" w:val="clear"/>
          <w:rtl w:val="0"/>
        </w:rPr>
        <w:t xml:space="preserve"> 2-component L-shapes only. Side lengths 2–10; total area ≤ 80.</w:t>
      </w:r>
    </w:p>
    <w:p w:rsidR="00000000" w:rsidDel="00000000" w:rsidP="00000000" w:rsidRDefault="00000000" w:rsidRPr="00000000" w14:paraId="00000BE6">
      <w:pPr>
        <w:numPr>
          <w:ilvl w:val="0"/>
          <w:numId w:val="46"/>
        </w:numPr>
        <w:spacing w:after="0" w:afterAutospacing="0" w:before="240" w:lineRule="auto"/>
        <w:ind w:left="720" w:hanging="360"/>
        <w:rPr>
          <w:shd w:fill="b6d7a8" w:val="clear"/>
        </w:rPr>
      </w:pPr>
      <w:r w:rsidDel="00000000" w:rsidR="00000000" w:rsidRPr="00000000">
        <w:rPr>
          <w:rFonts w:ascii="Arial Unicode MS" w:cs="Arial Unicode MS" w:eastAsia="Arial Unicode MS" w:hAnsi="Arial Unicode MS"/>
          <w:shd w:fill="b6d7a8" w:val="clear"/>
          <w:rtl w:val="0"/>
        </w:rPr>
        <w:t xml:space="preserve">The missing side must be determinable from a simple subtraction of two visible dimensions: total − known piece = missing piece</w:t>
      </w:r>
    </w:p>
    <w:p w:rsidR="00000000" w:rsidDel="00000000" w:rsidP="00000000" w:rsidRDefault="00000000" w:rsidRPr="00000000" w14:paraId="00000BE7">
      <w:pPr>
        <w:numPr>
          <w:ilvl w:val="0"/>
          <w:numId w:val="46"/>
        </w:numPr>
        <w:spacing w:after="0" w:afterAutospacing="0" w:before="0" w:beforeAutospacing="0" w:lineRule="auto"/>
        <w:ind w:left="720" w:hanging="360"/>
        <w:rPr>
          <w:shd w:fill="b6d7a8" w:val="clear"/>
        </w:rPr>
      </w:pPr>
      <w:r w:rsidDel="00000000" w:rsidR="00000000" w:rsidRPr="00000000">
        <w:rPr>
          <w:rFonts w:ascii="Arial Unicode MS" w:cs="Arial Unicode MS" w:eastAsia="Arial Unicode MS" w:hAnsi="Arial Unicode MS"/>
          <w:shd w:fill="b6d7a8" w:val="clear"/>
          <w:rtl w:val="0"/>
        </w:rPr>
        <w:t xml:space="preserve">Examples: L-shape with bottom = 8, left horizontal segment = 5, right horizontal segment = "?" → answer is 3.</w:t>
      </w:r>
    </w:p>
    <w:p w:rsidR="00000000" w:rsidDel="00000000" w:rsidP="00000000" w:rsidRDefault="00000000" w:rsidRPr="00000000" w14:paraId="00000BE8">
      <w:pPr>
        <w:numPr>
          <w:ilvl w:val="0"/>
          <w:numId w:val="46"/>
        </w:numPr>
        <w:spacing w:after="240" w:before="0" w:beforeAutospacing="0" w:lineRule="auto"/>
        <w:ind w:left="720" w:hanging="360"/>
        <w:rPr>
          <w:shd w:fill="b6d7a8" w:val="clear"/>
        </w:rPr>
      </w:pPr>
      <w:r w:rsidDel="00000000" w:rsidR="00000000" w:rsidRPr="00000000">
        <w:rPr>
          <w:b w:val="1"/>
          <w:bCs w:val="1"/>
          <w:shd w:fill="b6d7a8" w:val="clear"/>
          <w:rtl w:val="0"/>
        </w:rPr>
        <w:t xml:space="preserve">⚠️ L-shape decomposition constraint:</w:t>
      </w:r>
      <w:r w:rsidDel="00000000" w:rsidR="00000000" w:rsidRPr="00000000">
        <w:rPr>
          <w:shd w:fill="b6d7a8" w:val="clear"/>
          <w:rtl w:val="0"/>
        </w:rPr>
        <w:t xml:space="preserve"> For each Early figure, there must exist at least one valid decomposition where NEITHER sub-rectangle requires the missing side's dimension. This decomposition is the one the guide steers toward (though students who choose the other decomposition are not redirected — they already found the missing side). The figure metadata should document both decompositions and flag which one avoids the missing side.</w:t>
      </w: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spacing w:after="240" w:before="240" w:lineRule="auto"/>
        <w:rPr>
          <w:shd w:fill="b6d7a8" w:val="clear"/>
        </w:rPr>
      </w:pPr>
      <w:r w:rsidDel="00000000" w:rsidR="00000000" w:rsidRPr="00000000">
        <w:rPr>
          <w:b w:val="1"/>
          <w:bCs w:val="1"/>
          <w:shd w:fill="b6d7a8" w:val="clear"/>
          <w:rtl w:val="0"/>
        </w:rPr>
        <w:t xml:space="preserve">Mid figures (1–2 missing sides):</w:t>
      </w:r>
      <w:r w:rsidDel="00000000" w:rsidR="00000000" w:rsidRPr="00000000">
        <w:rPr>
          <w:rFonts w:ascii="Arial Unicode MS" w:cs="Arial Unicode MS" w:eastAsia="Arial Unicode MS" w:hAnsi="Arial Unicode MS"/>
          <w:shd w:fill="b6d7a8" w:val="clear"/>
          <w:rtl w:val="0"/>
        </w:rPr>
        <w:t xml:space="preserve"> T-shapes (primary) and L-shapes with 2 missing sides. Side lengths 2–10; total area ≤ 100.</w:t>
      </w:r>
    </w:p>
    <w:p w:rsidR="00000000" w:rsidDel="00000000" w:rsidP="00000000" w:rsidRDefault="00000000" w:rsidRPr="00000000" w14:paraId="00000BEB">
      <w:pPr>
        <w:numPr>
          <w:ilvl w:val="0"/>
          <w:numId w:val="8"/>
        </w:numPr>
        <w:spacing w:after="0" w:afterAutospacing="0" w:before="240" w:lineRule="auto"/>
        <w:ind w:left="720" w:hanging="360"/>
        <w:rPr>
          <w:shd w:fill="b6d7a8" w:val="clear"/>
        </w:rPr>
      </w:pPr>
      <w:r w:rsidDel="00000000" w:rsidR="00000000" w:rsidRPr="00000000">
        <w:rPr>
          <w:b w:val="1"/>
          <w:bCs w:val="1"/>
          <w:shd w:fill="b6d7a8" w:val="clear"/>
          <w:rtl w:val="0"/>
        </w:rPr>
        <w:t xml:space="preserve">⚠️ T-shapes are the primary Mid figure type.</w:t>
      </w:r>
      <w:r w:rsidDel="00000000" w:rsidR="00000000" w:rsidRPr="00000000">
        <w:rPr>
          <w:shd w:fill="b6d7a8" w:val="clear"/>
          <w:rtl w:val="0"/>
        </w:rPr>
        <w:t xml:space="preserve"> T-shapes are where the missing side becomes geometrically necessary — no decomposition avoids needing it. This is the pedagogical reason for introducing T-shapes in Mid rather than Early.</w:t>
      </w:r>
    </w:p>
    <w:p w:rsidR="00000000" w:rsidDel="00000000" w:rsidP="00000000" w:rsidRDefault="00000000" w:rsidRPr="00000000" w14:paraId="00000BEC">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L-shapes with 2 missing sides may also appear in Mid, but at least 2 of the 3–4 Mid problems should be T-shapes to establish the "you need this" principle.</w:t>
      </w:r>
    </w:p>
    <w:p w:rsidR="00000000" w:rsidDel="00000000" w:rsidP="00000000" w:rsidRDefault="00000000" w:rsidRPr="00000000" w14:paraId="00000BED">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All missing sides in M13 are independently solvable — no dependency chains. Complexity comes from: (a) double subtraction, (b) recognizing whether to add or subtract, and (c) identifying related sides on multi-edge figures.</w:t>
      </w:r>
    </w:p>
    <w:p w:rsidR="00000000" w:rsidDel="00000000" w:rsidP="00000000" w:rsidRDefault="00000000" w:rsidRPr="00000000" w14:paraId="00000BEE">
      <w:pPr>
        <w:numPr>
          <w:ilvl w:val="0"/>
          <w:numId w:val="8"/>
        </w:numPr>
        <w:spacing w:after="0" w:afterAutospacing="0" w:before="0" w:beforeAutospacing="0" w:lineRule="auto"/>
        <w:ind w:left="720" w:hanging="360"/>
        <w:rPr>
          <w:shd w:fill="b6d7a8" w:val="clear"/>
        </w:rPr>
      </w:pPr>
      <w:r w:rsidDel="00000000" w:rsidR="00000000" w:rsidRPr="00000000">
        <w:rPr>
          <w:shd w:fill="b6d7a8" w:val="clear"/>
          <w:rtl w:val="0"/>
        </w:rPr>
        <w:t xml:space="preserve">At least one Mid problem should require double subtraction (three values on one edge). At least one should require addition of segments. This covers both directions of the "sides add up" principle.</w:t>
      </w:r>
    </w:p>
    <w:p w:rsidR="00000000" w:rsidDel="00000000" w:rsidP="00000000" w:rsidRDefault="00000000" w:rsidRPr="00000000" w14:paraId="00000BEF">
      <w:pPr>
        <w:numPr>
          <w:ilvl w:val="0"/>
          <w:numId w:val="13"/>
        </w:numPr>
        <w:ind w:left="720" w:hanging="360"/>
        <w:rPr>
          <w:b w:val="1"/>
          <w:bCs w:val="1"/>
          <w:u w:val="none"/>
        </w:rPr>
      </w:pPr>
      <w:r w:rsidDel="00000000" w:rsidR="00000000" w:rsidRPr="00000000">
        <w:rPr>
          <w:rtl w:val="0"/>
        </w:rPr>
      </w:r>
    </w:p>
    <w:p w:rsidR="00000000" w:rsidDel="00000000" w:rsidP="00000000" w:rsidRDefault="00000000" w:rsidRPr="00000000" w14:paraId="00000BF0">
      <w:pPr>
        <w:ind w:left="0" w:firstLine="0"/>
        <w:rPr/>
      </w:pPr>
      <w:r w:rsidDel="00000000" w:rsidR="00000000" w:rsidRPr="00000000">
        <w:rPr>
          <w:rtl w:val="0"/>
        </w:rPr>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b w:val="1"/>
          <w:bCs w:val="1"/>
          <w:rtl w:val="0"/>
        </w:rPr>
        <w:t xml:space="preserve">Late figures (1–3 missing sides):</w:t>
      </w:r>
      <w:r w:rsidDel="00000000" w:rsidR="00000000" w:rsidRPr="00000000">
        <w:rPr>
          <w:rtl w:val="0"/>
        </w:rPr>
        <w:t xml:space="preserve"> L-shapes, T-shapes, </w:t>
      </w:r>
      <w:commentRangeStart w:id="206"/>
      <w:r w:rsidDel="00000000" w:rsidR="00000000" w:rsidRPr="00000000">
        <w:rPr>
          <w:rtl w:val="0"/>
        </w:rPr>
        <w:t xml:space="preserve">U-shapes</w:t>
      </w:r>
      <w:commentRangeEnd w:id="206"/>
      <w:r w:rsidDel="00000000" w:rsidR="00000000" w:rsidRPr="00000000">
        <w:commentReference w:id="206"/>
      </w:r>
      <w:r w:rsidDel="00000000" w:rsidR="00000000" w:rsidRPr="00000000">
        <w:rPr>
          <w:rFonts w:ascii="Arial Unicode MS" w:cs="Arial Unicode MS" w:eastAsia="Arial Unicode MS" w:hAnsi="Arial Unicode MS"/>
          <w:rtl w:val="0"/>
        </w:rPr>
        <w:t xml:space="preserve"> with 2–3 components. Side lengths 2–10; total area ≤ 100.</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 of 1-missing, 2-missing, and (at most 1 problem) 3-missing figures</w:t>
      </w:r>
    </w:p>
    <w:p w:rsidR="00000000" w:rsidDel="00000000" w:rsidP="00000000" w:rsidRDefault="00000000" w:rsidRPr="00000000" w14:paraId="00000BF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3-missing should be a stretch problem, not the norm — most Late problems have 1–2 missing sides</w:t>
      </w:r>
    </w:p>
    <w:p w:rsidR="00000000" w:rsidDel="00000000" w:rsidP="00000000" w:rsidRDefault="00000000" w:rsidRPr="00000000" w14:paraId="00000BF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figure types represented across Late problems</w:t>
      </w:r>
    </w:p>
    <w:p w:rsidR="00000000" w:rsidDel="00000000" w:rsidP="00000000" w:rsidRDefault="00000000" w:rsidRPr="00000000" w14:paraId="00000BF7">
      <w:pPr>
        <w:numPr>
          <w:ilvl w:val="0"/>
          <w:numId w:val="1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Student-discovered sequencing problem (1 problem):</w:t>
      </w:r>
      <w:r w:rsidDel="00000000" w:rsidR="00000000" w:rsidRPr="00000000">
        <w:rPr>
          <w:rFonts w:ascii="Arial Unicode MS" w:cs="Arial Unicode MS" w:eastAsia="Arial Unicode MS" w:hAnsi="Arial Unicode MS"/>
          <w:shd w:fill="ffe599" w:val="clear"/>
          <w:rtl w:val="0"/>
        </w:rPr>
        <w:t xml:space="preserve"> Include one 2-missing-side figure where students choose which "?" to solve first. Both sides are independently solvable, but one is EASIER than the other — e.g., one requires single subtraction (8 − 5 = 3) while the other requires double subtraction (9 − 3 − 2 = 4). Guide asks: "Two sides are missing. Which one do you want to figure out first?" After the student solves both, guide notes: "Both worked! Did one feel easier?" This surfaces strategic thinking (start with the simpler one) without requiring dependency. The pedagogical value is in student reflection on their own problem-solving process, not in enforcing a specific order.</w:t>
      </w:r>
    </w:p>
    <w:p w:rsidR="00000000" w:rsidDel="00000000" w:rsidP="00000000" w:rsidRDefault="00000000" w:rsidRPr="00000000" w14:paraId="00000BF8">
      <w:pPr>
        <w:ind w:left="0" w:firstLine="0"/>
        <w:rPr>
          <w:b w:val="1"/>
          <w:bCs w:val="1"/>
        </w:rPr>
      </w:pP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b w:val="1"/>
          <w:bCs w:val="1"/>
          <w:rtl w:val="0"/>
        </w:rPr>
        <w:t xml:space="preserve">MC distractor design for missing sides:</w:t>
      </w: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Correct answer: total − known piece (correct subtraction, correct direction)</w:t>
      </w:r>
    </w:p>
    <w:p w:rsidR="00000000" w:rsidDel="00000000" w:rsidP="00000000" w:rsidRDefault="00000000" w:rsidRPr="00000000" w14:paraId="00000BF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Wrong-direction subtraction: uses a vertical dimension to solve a horizontal missing side (or vice versa)</w:t>
      </w:r>
    </w:p>
    <w:p w:rsidR="00000000" w:rsidDel="00000000" w:rsidP="00000000" w:rsidRDefault="00000000" w:rsidRPr="00000000" w14:paraId="00000BF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Addition error: adds the two known values instead of subtracting</w:t>
      </w:r>
    </w:p>
    <w:p w:rsidR="00000000" w:rsidDel="00000000" w:rsidP="00000000" w:rsidRDefault="00000000" w:rsidRPr="00000000" w14:paraId="00000BF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Random distractor: a dimension visible elsewhere on the figure (plausible but wrong)</w:t>
      </w:r>
    </w:p>
    <w:p w:rsidR="00000000" w:rsidDel="00000000" w:rsidP="00000000" w:rsidRDefault="00000000" w:rsidRPr="00000000" w14:paraId="00000C0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pattern diagnoses WHETHER the student understands the constraint AND whether they apply it in the correct direction</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b w:val="1"/>
          <w:bCs w:val="1"/>
          <w:rtl w:val="0"/>
        </w:rPr>
        <w:t xml:space="preserve">Context:</w:t>
      </w:r>
      <w:r w:rsidDel="00000000" w:rsidR="00000000" w:rsidRPr="00000000">
        <w:rPr>
          <w:rtl w:val="0"/>
        </w:rPr>
        <w:t xml:space="preserve"> No sustained real-world context in M13 — abstract figures with labeled dimensions and "?" marks. The patio context from M12 does not carry forward (M13's challenge is the missing-side reasoning, and adding context parsing on top of that is cognitive overload). Real-world context returns in M14 (room design).</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b w:val="1"/>
          <w:bCs w:val="1"/>
          <w:rtl w:val="0"/>
        </w:rPr>
        <w:t xml:space="preserve">Avoid in M13:</w:t>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Gridded figures (M13 is fully abstract — labels only)</w:t>
      </w:r>
    </w:p>
    <w:p w:rsidR="00000000" w:rsidDel="00000000" w:rsidP="00000000" w:rsidRDefault="00000000" w:rsidRPr="00000000" w14:paraId="00000C0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where ALL sides are labeled (that's M12)</w:t>
      </w:r>
    </w:p>
    <w:p w:rsidR="00000000" w:rsidDel="00000000" w:rsidP="00000000" w:rsidRDefault="00000000" w:rsidRPr="00000000" w14:paraId="00000C0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with more than 3 missing sides (too many unknowns for third grade)</w:t>
      </w:r>
    </w:p>
    <w:p w:rsidR="00000000" w:rsidDel="00000000" w:rsidP="00000000" w:rsidRDefault="00000000" w:rsidRPr="00000000" w14:paraId="00000C0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Figures with more than 3 component rectangles (complexity ceiling)</w:t>
      </w:r>
    </w:p>
    <w:p w:rsidR="00000000" w:rsidDel="00000000" w:rsidP="00000000" w:rsidRDefault="00000000" w:rsidRPr="00000000" w14:paraId="00000C0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Missing sides that require anything beyond double subtraction (max operation: total − piece₁ − piece₂). No three-step inference chains. Complexity comes from the number of segments on one edge, not from dependency between missing sides.</w:t>
      </w:r>
    </w:p>
    <w:p w:rsidR="00000000" w:rsidDel="00000000" w:rsidP="00000000" w:rsidRDefault="00000000" w:rsidRPr="00000000" w14:paraId="00000C0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Subtraction decomposition is not re-taught in M13 but remains a valid student strategy for L-shapes (taught in M12 Late). If a student uses it, accept it. Do not prompt or scaffold it — M13's focus is the missing-side reasoning, not decomposition strategy choice.</w:t>
      </w:r>
    </w:p>
    <w:p w:rsidR="00000000" w:rsidDel="00000000" w:rsidP="00000000" w:rsidRDefault="00000000" w:rsidRPr="00000000" w14:paraId="00000C0C">
      <w:pPr>
        <w:ind w:left="0" w:firstLine="0"/>
        <w:rPr/>
      </w:pP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rPr/>
      </w:pPr>
      <w:bookmarkStart w:colFirst="0" w:colLast="0" w:name="_vznauntepnly" w:id="147"/>
      <w:bookmarkEnd w:id="147"/>
      <w:r w:rsidDel="00000000" w:rsidR="00000000" w:rsidRPr="00000000">
        <w:rPr>
          <w:rtl w:val="0"/>
        </w:rPr>
        <w:t xml:space="preserve">Vocabulary</w:t>
      </w:r>
    </w:p>
    <w:p w:rsidR="00000000" w:rsidDel="00000000" w:rsidP="00000000" w:rsidRDefault="00000000" w:rsidRPr="00000000" w14:paraId="00000C10">
      <w:pPr>
        <w:rPr/>
      </w:pPr>
      <w:r w:rsidDel="00000000" w:rsidR="00000000" w:rsidRPr="00000000">
        <w:rPr>
          <w:b w:val="1"/>
          <w:bCs w:val="1"/>
          <w:rtl w:val="0"/>
        </w:rPr>
        <w:t xml:space="preserve">New (active):</w:t>
      </w:r>
      <w:r w:rsidDel="00000000" w:rsidR="00000000" w:rsidRPr="00000000">
        <w:rPr>
          <w:rtl w:val="0"/>
        </w:rPr>
        <w:t xml:space="preserve"> missing side</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b w:val="1"/>
          <w:bCs w:val="1"/>
          <w:rtl w:val="0"/>
        </w:rPr>
        <w:t xml:space="preserve">Reinforced:</w:t>
      </w:r>
      <w:r w:rsidDel="00000000" w:rsidR="00000000" w:rsidRPr="00000000">
        <w:rPr>
          <w:rtl w:val="0"/>
        </w:rPr>
        <w:t xml:space="preserve"> composite figure, decompose, dimensions, area, multiply, add, expression, parentheses, square feet, square meters</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b w:val="1"/>
          <w:bCs w:val="1"/>
          <w:rtl w:val="0"/>
        </w:rPr>
        <w:t xml:space="preserve">Vocabulary teaching notes:</w:t>
      </w: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Missing side: "A side where the measurement isn't shown. You figure it out from the sides you DO know."</w:t>
      </w:r>
    </w:p>
    <w:p w:rsidR="00000000" w:rsidDel="00000000" w:rsidP="00000000" w:rsidRDefault="00000000" w:rsidRPr="00000000" w14:paraId="00000C1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no named term for the "sides add up" principle.</w:t>
      </w:r>
      <w:r w:rsidDel="00000000" w:rsidR="00000000" w:rsidRPr="00000000">
        <w:rPr>
          <w:rtl w:val="0"/>
        </w:rPr>
        <w:t xml:space="preserve"> The concept that horizontal pieces add up to the total horizontal length (and same for vertical) is taught as a PROCEDURE, not named as vocabulary. The guide says "Look at the horizontal sides — they add up" and "Look at the vertical sides — they add up." Do NOT introduce "related sides," "opposite sides," or any other named term for this relationship in composite figure contexts. Use "opposite sides" ONLY when reviewing single rectangle properties in the warm-up ("opposite sides of a rectangle are equal") — do not extend it to composite figures where it's geometrically misleading. The internal tool name "Highlight Related Sides" is engineering language, not student-facing.</w:t>
      </w:r>
    </w:p>
    <w:p w:rsidR="00000000" w:rsidDel="00000000" w:rsidP="00000000" w:rsidRDefault="00000000" w:rsidRPr="00000000" w14:paraId="00000C18">
      <w:pPr>
        <w:ind w:left="0" w:firstLine="0"/>
        <w:rPr>
          <w:b w:val="1"/>
          <w:bCs w:val="1"/>
        </w:rPr>
      </w:pP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rPr/>
      </w:pPr>
      <w:bookmarkStart w:colFirst="0" w:colLast="0" w:name="_sp3m5v81mtw5" w:id="148"/>
      <w:bookmarkEnd w:id="148"/>
      <w:r w:rsidDel="00000000" w:rsidR="00000000" w:rsidRPr="00000000">
        <w:rPr>
          <w:rFonts w:ascii="Arial Unicode MS" w:cs="Arial Unicode MS" w:eastAsia="Arial Unicode MS" w:hAnsi="Arial Unicode MS"/>
          <w:rtl w:val="0"/>
        </w:rPr>
        <w:t xml:space="preserve">Key Transition: M12 → M13</w:t>
      </w:r>
    </w:p>
    <w:p w:rsidR="00000000" w:rsidDel="00000000" w:rsidP="00000000" w:rsidRDefault="00000000" w:rsidRPr="00000000" w14:paraId="00000C1C">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All sides labeled (M12) → some sides missing (M13). Same decompose-calculate-add workflow, but with a prerequisite reasoning step.</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b w:val="1"/>
          <w:bCs w:val="1"/>
        </w:rPr>
      </w:pPr>
      <w:r w:rsidDel="00000000" w:rsidR="00000000" w:rsidRPr="00000000">
        <w:rPr>
          <w:b w:val="1"/>
          <w:bCs w:val="1"/>
          <w:rtl w:val="0"/>
        </w:rPr>
        <w:t xml:space="preserve">What carries forward:</w:t>
      </w:r>
      <w:r w:rsidDel="00000000" w:rsidR="00000000" w:rsidRPr="00000000">
        <w:rPr>
          <w:rtl w:val="0"/>
        </w:rPr>
        <w:t xml:space="preserve"> Ungridded composite figures, labels-only display, student-drawn decomposition, dimension highlighting per rectangle,</w:t>
      </w: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shd w:fill="b6d7a8" w:val="clear"/>
        </w:rPr>
      </w:pPr>
      <w:r w:rsidDel="00000000" w:rsidR="00000000" w:rsidRPr="00000000">
        <w:rPr>
          <w:b w:val="1"/>
          <w:bCs w:val="1"/>
          <w:shd w:fill="b6d7a8" w:val="clear"/>
          <w:rtl w:val="0"/>
        </w:rPr>
        <w:t xml:space="preserve">What's new:</w:t>
      </w:r>
      <w:r w:rsidDel="00000000" w:rsidR="00000000" w:rsidRPr="00000000">
        <w:rPr>
          <w:shd w:fill="b6d7a8" w:val="clear"/>
          <w:rtl w:val="0"/>
        </w:rPr>
        <w:t xml:space="preserve"> Missing side markers ("?"), Highlight Related Sides scaffold (guide-controlled, consistent with M7/M12 pattern), missing-side MC interaction, authored presentation order (simplest missing side first), directional reasoning (horizontal vs. vertical), multi-segment reasoning (double subtraction, addition of segments), vocabulary: "missing side", workflow shift from find-all-first (Early) to decompose-first (Mid–Late)</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b w:val="1"/>
          <w:bCs w:val="1"/>
          <w:rtl w:val="0"/>
        </w:rPr>
        <w:t xml:space="preserve">Why this works now:</w:t>
      </w:r>
      <w:r w:rsidDel="00000000" w:rsidR="00000000" w:rsidRPr="00000000">
        <w:rPr>
          <w:rtl w:val="0"/>
        </w:rPr>
        <w:t xml:space="preserve"> Students can find area of ungridded composite figures from dimension labels (M12). They've practiced identifying which dimensions belong to which rectangle. M13 adds one reasoning step to the front of the workflow: determine the missing dimensions first. The decompose-calculate-add core is unchanged.</w:t>
      </w:r>
    </w:p>
    <w:p w:rsidR="00000000" w:rsidDel="00000000" w:rsidP="00000000" w:rsidRDefault="00000000" w:rsidRPr="00000000" w14:paraId="00000C23">
      <w:pPr>
        <w:pStyle w:val="Heading3"/>
        <w:rPr/>
      </w:pPr>
      <w:bookmarkStart w:colFirst="0" w:colLast="0" w:name="_9no6gvv5yd99" w:id="149"/>
      <w:bookmarkEnd w:id="149"/>
      <w:r w:rsidDel="00000000" w:rsidR="00000000" w:rsidRPr="00000000">
        <w:rPr>
          <w:rFonts w:ascii="Arial Unicode MS" w:cs="Arial Unicode MS" w:eastAsia="Arial Unicode MS" w:hAnsi="Arial Unicode MS"/>
          <w:rtl w:val="0"/>
        </w:rPr>
        <w:t xml:space="preserve">Key Transition: M13 → M14</w:t>
      </w:r>
    </w:p>
    <w:p w:rsidR="00000000" w:rsidDel="00000000" w:rsidP="00000000" w:rsidRDefault="00000000" w:rsidRPr="00000000" w14:paraId="00000C24">
      <w:pPr>
        <w:rPr>
          <w:shd w:fill="b6d7a8" w:val="clear"/>
        </w:rPr>
      </w:pPr>
      <w:r w:rsidDel="00000000" w:rsidR="00000000" w:rsidRPr="00000000">
        <w:rPr>
          <w:b w:val="1"/>
          <w:bCs w:val="1"/>
          <w:shd w:fill="b6d7a8" w:val="clear"/>
          <w:rtl w:val="0"/>
        </w:rPr>
        <w:t xml:space="preserve">What M13 establishes:</w:t>
      </w:r>
      <w:r w:rsidDel="00000000" w:rsidR="00000000" w:rsidRPr="00000000">
        <w:rPr>
          <w:rFonts w:ascii="Arial Unicode MS" w:cs="Arial Unicode MS" w:eastAsia="Arial Unicode MS" w:hAnsi="Arial Unicode MS"/>
          <w:shd w:fill="b6d7a8" w:val="clear"/>
          <w:rtl w:val="0"/>
        </w:rPr>
        <w:t xml:space="preserve"> Students can find missing side lengths and calculate the area of composite figures with incomplete dimension information. The decompose-first workflow (decompose → find needed missing sides → calculate → add) is the established process carried into M14.</w:t>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b w:val="1"/>
          <w:bCs w:val="1"/>
          <w:rtl w:val="0"/>
        </w:rPr>
        <w:t xml:space="preserve">What M14 builds:</w:t>
      </w:r>
      <w:r w:rsidDel="00000000" w:rsidR="00000000" w:rsidRPr="00000000">
        <w:rPr>
          <w:rtl w:val="0"/>
        </w:rPr>
        <w:t xml:space="preserve"> A real-world application (room design) that combines ALL skills: missing sides, decomposition, area calculation, and comparison. M14 is the culminating module — it doesn't teach new skills, it applies everything from M11–M13 in context.</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b w:val="1"/>
          <w:bCs w:val="1"/>
          <w:rtl w:val="0"/>
        </w:rPr>
        <w:t xml:space="preserve">Bridge:</w:t>
      </w:r>
      <w:r w:rsidDel="00000000" w:rsidR="00000000" w:rsidRPr="00000000">
        <w:rPr>
          <w:rtl w:val="0"/>
        </w:rPr>
        <w:t xml:space="preserve"> "You've learned to find area of all kinds of shapes — with grids, without grids, even with missing measurements. Now let's use all of that to design a room!"</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3"/>
        <w:rPr>
          <w:shd w:fill="a4c2f4" w:val="clear"/>
        </w:rPr>
      </w:pPr>
      <w:bookmarkStart w:colFirst="0" w:colLast="0" w:name="_93iepnmt8rz3" w:id="150"/>
      <w:bookmarkEnd w:id="150"/>
      <w:r w:rsidDel="00000000" w:rsidR="00000000" w:rsidRPr="00000000">
        <w:rPr>
          <w:shd w:fill="a4c2f4" w:val="clear"/>
          <w:rtl w:val="0"/>
        </w:rPr>
        <w:t xml:space="preserve">SME Review Questions</w:t>
      </w:r>
    </w:p>
    <w:p w:rsidR="00000000" w:rsidDel="00000000" w:rsidP="00000000" w:rsidRDefault="00000000" w:rsidRPr="00000000" w14:paraId="00000C2C">
      <w:pPr>
        <w:numPr>
          <w:ilvl w:val="0"/>
          <w:numId w:val="7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Missing side MC vs. typed input?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MC confirmed. 4 diagnostically designed options (correct, wrong-direction subtraction, addition error, random distractor). The reasoning is in identifying WHICH sides relate and WHICH operation to use, not in computing the arithmetic. MC tests the reasoning; typed input would test arithmetic.</w:t>
      </w:r>
      <w:commentRangeStart w:id="207"/>
      <w:r w:rsidDel="00000000" w:rsidR="00000000" w:rsidRPr="00000000">
        <w:rPr>
          <w:b w:val="1"/>
          <w:bCs w:val="1"/>
          <w:shd w:fill="ffe599" w:val="clear"/>
          <w:rtl w:val="0"/>
        </w:rPr>
        <w:t xml:space="preserve">    </w:t>
      </w:r>
      <w:commentRangeEnd w:id="207"/>
      <w:r w:rsidDel="00000000" w:rsidR="00000000" w:rsidRPr="00000000">
        <w:commentReference w:id="207"/>
      </w:r>
      <w:r w:rsidDel="00000000" w:rsidR="00000000" w:rsidRPr="00000000">
        <w:rPr>
          <w:rtl w:val="0"/>
        </w:rPr>
      </w:r>
    </w:p>
    <w:p w:rsidR="00000000" w:rsidDel="00000000" w:rsidP="00000000" w:rsidRDefault="00000000" w:rsidRPr="00000000" w14:paraId="00000C2D">
      <w:pPr>
        <w:numPr>
          <w:ilvl w:val="0"/>
          <w:numId w:val="7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trike w:val="1"/>
          <w:shd w:fill="ffe599" w:val="clear"/>
          <w:rtl w:val="0"/>
        </w:rPr>
        <w:t xml:space="preserve">Dependency ordering </w:t>
      </w:r>
      <w:r w:rsidDel="00000000" w:rsidR="00000000" w:rsidRPr="00000000">
        <w:rPr>
          <w:b w:val="1"/>
          <w:bCs w:val="1"/>
          <w:strike w:val="1"/>
          <w:shd w:fill="ffe599" w:val="clear"/>
          <w:rtl w:val="0"/>
        </w:rPr>
        <w:t xml:space="preserve">— system-managed vs. student-discovered:</w:t>
      </w:r>
      <w:r w:rsidDel="00000000" w:rsidR="00000000" w:rsidRPr="00000000">
        <w:rPr>
          <w:shd w:fill="ffe599" w:val="clear"/>
          <w:rtl w:val="0"/>
        </w:rPr>
        <w:t xml:space="preserve"> </w:t>
      </w:r>
      <w:r w:rsidDel="00000000" w:rsidR="00000000" w:rsidRPr="00000000">
        <w:rPr>
          <w:b w:val="1"/>
          <w:bCs w:val="1"/>
          <w:shd w:fill="ffe599" w:val="clear"/>
          <w:rtl w:val="0"/>
        </w:rPr>
        <w:t xml:space="preserve">CONFIRMED.</w:t>
      </w:r>
      <w:r w:rsidDel="00000000" w:rsidR="00000000" w:rsidRPr="00000000">
        <w:rPr>
          <w:shd w:fill="ffe599" w:val="clear"/>
          <w:rtl w:val="0"/>
        </w:rPr>
        <w:t xml:space="preserve"> System-managed in Early/Mid. One Late problem where student chooses which "?" to solve first. The Late problem must have one clearly solvable side and one clearly dependent side so the choice is meaningful. If both are independently solvable, the choice is trivial; if neither is obvious, students guess. See Late data constraints for the specific figure design requirement. Guide asks "why that one first?" to surface reasoning.</w:t>
      </w:r>
    </w:p>
    <w:p w:rsidR="00000000" w:rsidDel="00000000" w:rsidP="00000000" w:rsidRDefault="00000000" w:rsidRPr="00000000" w14:paraId="00000C2E">
      <w:pPr>
        <w:numPr>
          <w:ilvl w:val="0"/>
          <w:numId w:val="7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w:t>
      </w:r>
      <w:r w:rsidDel="00000000" w:rsidR="00000000" w:rsidRPr="00000000">
        <w:rPr>
          <w:strike w:val="1"/>
          <w:shd w:fill="ffe599" w:val="clear"/>
          <w:rtl w:val="0"/>
        </w:rPr>
        <w:t xml:space="preserve">"Sides add up" principle — how explicit?</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State explicitly. "Horizontal sides add up" and "vertical sides add up" stated in plain directional language in Early and again in Synthesis. No named term — just the principle. M12 introduces this as a verification tool (checking that known sides add up). M13 extends it as a problem-solving tool (using it to find unknown sides). The progression is: M12 notice → M13 use. Highlight Related Sides visual makes it concrete; the explicit statement makes it memorable. </w:t>
      </w:r>
      <w:commentRangeStart w:id="208"/>
      <w:r w:rsidDel="00000000" w:rsidR="00000000" w:rsidRPr="00000000">
        <w:rPr>
          <w:b w:val="1"/>
          <w:bCs w:val="1"/>
          <w:shd w:fill="ffe599" w:val="clear"/>
          <w:rtl w:val="0"/>
        </w:rPr>
        <w:t xml:space="preserve">    </w:t>
      </w:r>
      <w:commentRangeEnd w:id="208"/>
      <w:r w:rsidDel="00000000" w:rsidR="00000000" w:rsidRPr="00000000">
        <w:commentReference w:id="208"/>
      </w:r>
      <w:r w:rsidDel="00000000" w:rsidR="00000000" w:rsidRPr="00000000">
        <w:rPr>
          <w:rtl w:val="0"/>
        </w:rPr>
      </w:r>
    </w:p>
    <w:p w:rsidR="00000000" w:rsidDel="00000000" w:rsidP="00000000" w:rsidRDefault="00000000" w:rsidRPr="00000000" w14:paraId="00000C2F">
      <w:pPr>
        <w:numPr>
          <w:ilvl w:val="0"/>
          <w:numId w:val="7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Guide-controlled threshold in Mid: When should the guide activate Highlight Related Sides?</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Option (b) — reactive. If the student gets the first missing-side MC correct, no highlight. If wrong, guide activates Highlight Related Sides for that side AND the next missing side in that problem. Matches the ghost grid pattern from M12 (support triggered by error, not preemptively).</w:t>
      </w:r>
      <w:commentRangeStart w:id="209"/>
      <w:r w:rsidDel="00000000" w:rsidR="00000000" w:rsidRPr="00000000">
        <w:rPr>
          <w:b w:val="1"/>
          <w:bCs w:val="1"/>
          <w:shd w:fill="ffe599" w:val="clear"/>
          <w:rtl w:val="0"/>
        </w:rPr>
        <w:t xml:space="preserve">   </w:t>
      </w:r>
      <w:commentRangeEnd w:id="209"/>
      <w:r w:rsidDel="00000000" w:rsidR="00000000" w:rsidRPr="00000000">
        <w:commentReference w:id="209"/>
      </w:r>
      <w:r w:rsidDel="00000000" w:rsidR="00000000" w:rsidRPr="00000000">
        <w:rPr>
          <w:rtl w:val="0"/>
        </w:rPr>
      </w:r>
    </w:p>
    <w:p w:rsidR="00000000" w:rsidDel="00000000" w:rsidP="00000000" w:rsidRDefault="00000000" w:rsidRPr="00000000" w14:paraId="00000C30">
      <w:pPr>
        <w:numPr>
          <w:ilvl w:val="0"/>
          <w:numId w:val="76"/>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3-missing-side figures — appropriate for M13?</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Appropriate for Late and Practice as a stretch problem. Same principle, one more step. Tagged STRETCH — does not penalize students still solidifying 2-missing-side fluency. SME requests to review authored 3-missing-side figures before finalizing.</w:t>
      </w:r>
      <w:commentRangeStart w:id="210"/>
      <w:r w:rsidDel="00000000" w:rsidR="00000000" w:rsidRPr="00000000">
        <w:rPr>
          <w:b w:val="1"/>
          <w:bCs w:val="1"/>
          <w:shd w:fill="ffe599" w:val="clear"/>
          <w:rtl w:val="0"/>
        </w:rPr>
        <w:t xml:space="preserve">   </w:t>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0C31">
      <w:pPr>
        <w:numPr>
          <w:ilvl w:val="1"/>
          <w:numId w:val="76"/>
        </w:numPr>
        <w:ind w:left="1440" w:hanging="360"/>
        <w:rPr>
          <w:b w:val="1"/>
          <w:bCs w:val="1"/>
          <w:u w:val="none"/>
          <w:shd w:fill="ffe599" w:val="clear"/>
        </w:rPr>
      </w:pPr>
      <w:r w:rsidDel="00000000" w:rsidR="00000000" w:rsidRPr="00000000">
        <w:rPr>
          <w:b w:val="1"/>
          <w:bCs w:val="1"/>
          <w:shd w:fill="ffe599" w:val="clear"/>
        </w:rPr>
        <w:drawing>
          <wp:inline distB="114300" distT="114300" distL="114300" distR="114300">
            <wp:extent cx="5186363" cy="447988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6363" cy="4479887"/>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ind w:left="0" w:firstLine="0"/>
        <w:rPr/>
      </w:pPr>
      <w:r w:rsidDel="00000000" w:rsidR="00000000" w:rsidRPr="00000000">
        <w:rPr>
          <w:rtl w:val="0"/>
        </w:rPr>
      </w:r>
    </w:p>
    <w:p w:rsidR="00000000" w:rsidDel="00000000" w:rsidP="00000000" w:rsidRDefault="00000000" w:rsidRPr="00000000" w14:paraId="00000C3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2"/>
        <w:rPr/>
      </w:pPr>
      <w:bookmarkStart w:colFirst="0" w:colLast="0" w:name="_mcjeb9euhl8" w:id="151"/>
      <w:bookmarkEnd w:id="151"/>
      <w:r w:rsidDel="00000000" w:rsidR="00000000" w:rsidRPr="00000000">
        <w:rPr>
          <w:b w:val="1"/>
          <w:bCs w:val="1"/>
          <w:rtl w:val="0"/>
        </w:rPr>
        <w:t xml:space="preserve">MODULE 14:</w:t>
      </w:r>
      <w:r w:rsidDel="00000000" w:rsidR="00000000" w:rsidRPr="00000000">
        <w:rPr>
          <w:rtl w:val="0"/>
        </w:rPr>
        <w:t xml:space="preserve"> Room Design Application</w:t>
      </w:r>
    </w:p>
    <w:p w:rsidR="00000000" w:rsidDel="00000000" w:rsidP="00000000" w:rsidRDefault="00000000" w:rsidRPr="00000000" w14:paraId="00000C35">
      <w:pPr>
        <w:rPr/>
      </w:pPr>
      <w:r w:rsidDel="00000000" w:rsidR="00000000" w:rsidRPr="00000000">
        <w:rPr>
          <w:i w:val="1"/>
          <w:iCs w:val="1"/>
          <w:rtl w:val="0"/>
        </w:rPr>
        <w:t xml:space="preserve">OUR Lesson 15 (optional, per Decision 9) | Standards: 3.MD.C.5, 3.MD.C.6, 3.MD.C.7.b, 3.MD.C.7.d (comprehensive application)</w:t>
      </w: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 </w:t>
      </w:r>
      <w:r w:rsidDel="00000000" w:rsidR="00000000" w:rsidRPr="00000000">
        <w:rPr>
          <w:b w:val="1"/>
          <w:bCs w:val="1"/>
          <w:rtl w:val="0"/>
        </w:rPr>
        <w:t xml:space="preserve">APPLICATION MODULE — NO NEW SKILLS.</w:t>
      </w:r>
      <w:r w:rsidDel="00000000" w:rsidR="00000000" w:rsidRPr="00000000">
        <w:rPr>
          <w:rtl w:val="0"/>
        </w:rPr>
        <w:t xml:space="preserve"> M14 applies everything from M11–M13 in a sustained real-world context. Students find missing side lengths, calculate composite area, and make decisions about furniture placement. The cognitive challenge is not any single step — it's orchestrating ALL steps in service of a real question: "Will the furniture fit?"</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b w:val="1"/>
          <w:bCs w:val="1"/>
          <w:rtl w:val="0"/>
        </w:rPr>
        <w:t xml:space="preserve">What makes this different from M13:</w:t>
      </w:r>
      <w:r w:rsidDel="00000000" w:rsidR="00000000" w:rsidRPr="00000000">
        <w:rPr>
          <w:rtl w:val="0"/>
        </w:rPr>
        <w:t xml:space="preserve"> M13 isolated missing-side reasoning with abstract figures. M14 embeds the same skills inside a multi-phase problem where the math ANSWERS a question. Students don't just "find the area" — they find the area because they need to know if a bed and desk will fit in a room. This is mathematical modeling: translating a real situation into math, solving, then translating the answer back into a decision.</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b w:val="1"/>
          <w:bCs w:val="1"/>
          <w:rtl w:val="0"/>
        </w:rPr>
        <w:t xml:space="preserve">Why this is a standalone module (Decision 9):</w:t>
      </w:r>
      <w:r w:rsidDel="00000000" w:rsidR="00000000" w:rsidRPr="00000000">
        <w:rPr>
          <w:rtl w:val="0"/>
        </w:rPr>
        <w:t xml:space="preserve"> The room design problem is substantial enough to fill a module. It combines missing sides (M13), decomposition (M11–M12), area calculation, comparison (M9), and spatial decision-making into a single sustained problem. Packing this into M13 would overload it; keeping it standalone gives students space to orchestrate skills without learning new ones simultaneously.</w:t>
      </w:r>
    </w:p>
    <w:p w:rsidR="00000000" w:rsidDel="00000000" w:rsidP="00000000" w:rsidRDefault="00000000" w:rsidRPr="00000000" w14:paraId="00000C3C">
      <w:pPr>
        <w:pStyle w:val="Heading3"/>
        <w:rPr/>
      </w:pPr>
      <w:bookmarkStart w:colFirst="0" w:colLast="0" w:name="_x92uhv46708" w:id="152"/>
      <w:bookmarkEnd w:id="152"/>
      <w:r w:rsidDel="00000000" w:rsidR="00000000" w:rsidRPr="00000000">
        <w:rPr>
          <w:rtl w:val="0"/>
        </w:rPr>
        <w:t xml:space="preserve">Learning Goal</w:t>
      </w:r>
    </w:p>
    <w:p w:rsidR="00000000" w:rsidDel="00000000" w:rsidP="00000000" w:rsidRDefault="00000000" w:rsidRPr="00000000" w14:paraId="00000C3D">
      <w:pPr>
        <w:rPr/>
      </w:pPr>
      <w:r w:rsidDel="00000000" w:rsidR="00000000" w:rsidRPr="00000000">
        <w:rPr>
          <w:rtl w:val="0"/>
        </w:rPr>
        <w:t xml:space="preserve">Solve problems involving the area of ungridded figures composed of rectangles including figures with missing side lengths.</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b w:val="1"/>
          <w:bCs w:val="1"/>
          <w:rtl w:val="0"/>
        </w:rPr>
        <w:t xml:space="preserve">Key Teaching Points:</w:t>
      </w: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Everything you've learned about area comes together here: finding missing sides, breaking shapes into rectangles, multiplying to find area, adding areas together.</w:t>
      </w:r>
    </w:p>
    <w:p w:rsidR="00000000" w:rsidDel="00000000" w:rsidP="00000000" w:rsidRDefault="00000000" w:rsidRPr="00000000" w14:paraId="00000C4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BIG SHIFT:</w:t>
      </w:r>
      <w:r w:rsidDel="00000000" w:rsidR="00000000" w:rsidRPr="00000000">
        <w:rPr>
          <w:rtl w:val="0"/>
        </w:rPr>
        <w:t xml:space="preserve"> The question isn't "What is the area?" — it's "Will this furniture fit?" Area is the TOOL for answering a real question. Students must calculate the area not as the end goal, but as a step toward a decision.</w:t>
      </w:r>
    </w:p>
    <w:p w:rsidR="00000000" w:rsidDel="00000000" w:rsidP="00000000" w:rsidRDefault="00000000" w:rsidRPr="00000000" w14:paraId="00000C4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room is an L-shaped (or T-shaped) composite figure with some missing dimensions. Students must find missing sides before they can calculate the room's total area. This is M13's skill in context.</w:t>
      </w:r>
    </w:p>
    <w:p w:rsidR="00000000" w:rsidDel="00000000" w:rsidP="00000000" w:rsidRDefault="00000000" w:rsidRPr="00000000" w14:paraId="00000C44">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(bed, desk) has given dimensions. Students calculate furniture areas and compare them to available room space. This is M9's comparison skill applied to composite figures.</w:t>
      </w:r>
    </w:p>
    <w:p w:rsidR="00000000" w:rsidDel="00000000" w:rsidP="00000000" w:rsidRDefault="00000000" w:rsidRPr="00000000" w14:paraId="00000C45">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Multiple valid approaches:</w:t>
      </w:r>
      <w:r w:rsidDel="00000000" w:rsidR="00000000" w:rsidRPr="00000000">
        <w:rPr>
          <w:rtl w:val="0"/>
        </w:rPr>
        <w:t xml:space="preserve"> Students can decompose the room in different ways, place furniture in different locations, and reason about "usable space" differently. All correct approaches are valid. This is a mathematical modeling precursor — there isn't one right answer to "where should the furniture go?"</w:t>
      </w:r>
    </w:p>
    <w:p w:rsidR="00000000" w:rsidDel="00000000" w:rsidP="00000000" w:rsidRDefault="00000000" w:rsidRPr="00000000" w14:paraId="00000C46">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"Usable floor space" = total room area minus furniture area. This is a new application of subtraction in the area context (not subtraction decomposition of the shape — subtraction of object areas from room area).</w:t>
      </w:r>
    </w:p>
    <w:p w:rsidR="00000000" w:rsidDel="00000000" w:rsidP="00000000" w:rsidRDefault="00000000" w:rsidRPr="00000000" w14:paraId="00000C47">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CRA Stage:</w:t>
      </w:r>
      <w:r w:rsidDel="00000000" w:rsidR="00000000" w:rsidRPr="00000000">
        <w:rPr>
          <w:rtl w:val="0"/>
        </w:rPr>
        <w:t xml:space="preserve"> Abstract — labels only, no grids. Full independence. This is the culmination of the unit's abstraction progression.</w:t>
      </w:r>
    </w:p>
    <w:p w:rsidR="00000000" w:rsidDel="00000000" w:rsidP="00000000" w:rsidRDefault="00000000" w:rsidRPr="00000000" w14:paraId="00000C48">
      <w:pPr>
        <w:pStyle w:val="Heading3"/>
        <w:rPr/>
      </w:pPr>
      <w:bookmarkStart w:colFirst="0" w:colLast="0" w:name="_5ejo11kz0yof" w:id="153"/>
      <w:bookmarkEnd w:id="153"/>
      <w:r w:rsidDel="00000000" w:rsidR="00000000" w:rsidRPr="00000000">
        <w:rPr>
          <w:rtl w:val="0"/>
        </w:rPr>
        <w:t xml:space="preserve">Cognitive Focus</w:t>
      </w:r>
    </w:p>
    <w:p w:rsidR="00000000" w:rsidDel="00000000" w:rsidP="00000000" w:rsidRDefault="00000000" w:rsidRPr="00000000" w14:paraId="00000C4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APPLY (Transfer) — orchestrating the full find-missing-sides → decompose → calculate → add workflow in context</w:t>
      </w:r>
    </w:p>
    <w:p w:rsidR="00000000" w:rsidDel="00000000" w:rsidP="00000000" w:rsidRDefault="00000000" w:rsidRPr="00000000" w14:paraId="00000C4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(Transfer) — linking area calculation to real-world decision-making ("will it fit?")</w:t>
      </w:r>
    </w:p>
    <w:p w:rsidR="00000000" w:rsidDel="00000000" w:rsidP="00000000" w:rsidRDefault="00000000" w:rsidRPr="00000000" w14:paraId="00000C4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(Conceptual) — comparing furniture areas to available room space</w:t>
      </w:r>
    </w:p>
    <w:p w:rsidR="00000000" w:rsidDel="00000000" w:rsidP="00000000" w:rsidRDefault="00000000" w:rsidRPr="00000000" w14:paraId="00000C4C">
      <w:pPr>
        <w:pStyle w:val="Heading3"/>
        <w:rPr/>
      </w:pPr>
      <w:bookmarkStart w:colFirst="0" w:colLast="0" w:name="_qy171kfyq675" w:id="154"/>
      <w:bookmarkEnd w:id="154"/>
      <w:r w:rsidDel="00000000" w:rsidR="00000000" w:rsidRPr="00000000">
        <w:rPr>
          <w:rtl w:val="0"/>
        </w:rPr>
        <w:t xml:space="preserve">Misconceptions Targeted</w:t>
      </w:r>
    </w:p>
    <w:p w:rsidR="00000000" w:rsidDel="00000000" w:rsidP="00000000" w:rsidRDefault="00000000" w:rsidRPr="00000000" w14:paraId="00000C4D">
      <w:pPr>
        <w:rPr/>
      </w:pPr>
      <w:r w:rsidDel="00000000" w:rsidR="00000000" w:rsidRPr="00000000">
        <w:rPr>
          <w:b w:val="1"/>
          <w:bCs w:val="1"/>
          <w:rtl w:val="0"/>
        </w:rPr>
        <w:t xml:space="preserve">All previous misconceptions may surface.</w:t>
      </w:r>
      <w:r w:rsidDel="00000000" w:rsidR="00000000" w:rsidRPr="00000000">
        <w:rPr>
          <w:rtl w:val="0"/>
        </w:rPr>
        <w:t xml:space="preserve"> M14 is a culminating module — any gap from M11–M13 can appear under the cognitive load of a multi-step contextual problem. The most likely:</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F">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M7: Wrong Missing Side Length (PRIMARY, HIGH)</w:t>
      </w:r>
      <w:r w:rsidDel="00000000" w:rsidR="00000000" w:rsidRPr="00000000">
        <w:rPr>
          <w:rtl w:val="0"/>
        </w:rPr>
        <w:t xml:space="preserve"> — Still the highest-risk error. Room shapes have more sides than abstract M13 figures, and the real-world context adds parsing overhead. Students may grab wrong dimensions from the room diagram. Addressed by: Highlight Related Sides available as remediation; "related sides" vocabulary established in M13.</w:t>
      </w:r>
    </w:p>
    <w:p w:rsidR="00000000" w:rsidDel="00000000" w:rsidP="00000000" w:rsidRDefault="00000000" w:rsidRPr="00000000" w14:paraId="00000C5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M12: Multiplying All Given Numbers (SECONDARY)</w:t>
      </w:r>
      <w:r w:rsidDel="00000000" w:rsidR="00000000" w:rsidRPr="00000000">
        <w:rPr>
          <w:rtl w:val="0"/>
        </w:rPr>
        <w:t xml:space="preserve"> — Room diagrams have many visible numbers (room dimensions + furniture dimensions + missing sides once found). Students may multiply dimensions from DIFFERENT objects (e.g., room width × desk length). Addressed by: clear visual separation between room and furniture; per-rectangle dimension highlighting after decomposition.</w:t>
      </w:r>
    </w:p>
    <w:p w:rsidR="00000000" w:rsidDel="00000000" w:rsidP="00000000" w:rsidRDefault="00000000" w:rsidRPr="00000000" w14:paraId="00000C5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M11: Completing the Rectangle (SECONDARY)</w:t>
      </w:r>
      <w:r w:rsidDel="00000000" w:rsidR="00000000" w:rsidRPr="00000000">
        <w:rPr>
          <w:rtl w:val="0"/>
        </w:rPr>
        <w:t xml:space="preserve"> — L-shaped rooms invite bounding-box thinking. "The room is 10 by 8" when the actual room is L-shaped. Addressed by: decomposition-first workflow; the furniture-fitting question itself catches this error (if room area is too large, furniture "obviously fits" when it shouldn't).</w:t>
      </w:r>
    </w:p>
    <w:p w:rsidR="00000000" w:rsidDel="00000000" w:rsidP="00000000" w:rsidRDefault="00000000" w:rsidRPr="00000000" w14:paraId="00000C5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M6: Overlapping Decomposition (TERTIARY)</w:t>
      </w:r>
      <w:r w:rsidDel="00000000" w:rsidR="00000000" w:rsidRPr="00000000">
        <w:rPr>
          <w:rtl w:val="0"/>
        </w:rPr>
        <w:t xml:space="preserve"> — May surface if students decompose the room carelessly. Lower risk — students have practiced clean decomposition across M11–M13.</w:t>
      </w:r>
    </w:p>
    <w:p w:rsidR="00000000" w:rsidDel="00000000" w:rsidP="00000000" w:rsidRDefault="00000000" w:rsidRPr="00000000" w14:paraId="00000C5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Context-specific: Confusing room area with furniture area</w:t>
      </w:r>
      <w:r w:rsidDel="00000000" w:rsidR="00000000" w:rsidRPr="00000000">
        <w:rPr>
          <w:rtl w:val="0"/>
        </w:rPr>
        <w:t xml:space="preserve"> — Students may calculate room area correctly but then use room dimensions when calculating furniture area. Addressed by: clear visual separation; furniture shown separately from room diagram.</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3"/>
        <w:rPr/>
      </w:pPr>
      <w:bookmarkStart w:colFirst="0" w:colLast="0" w:name="_wswtatxkx8dh" w:id="155"/>
      <w:bookmarkEnd w:id="155"/>
      <w:r w:rsidDel="00000000" w:rsidR="00000000" w:rsidRPr="00000000">
        <w:rPr>
          <w:rtl w:val="0"/>
        </w:rPr>
        <w:t xml:space="preserve">What Students DO</w:t>
      </w:r>
    </w:p>
    <w:p w:rsidR="00000000" w:rsidDel="00000000" w:rsidP="00000000" w:rsidRDefault="00000000" w:rsidRPr="00000000" w14:paraId="00000C57">
      <w:pPr>
        <w:rPr/>
      </w:pPr>
      <w:r w:rsidDel="00000000" w:rsidR="00000000" w:rsidRPr="00000000">
        <w:rPr>
          <w:b w:val="1"/>
          <w:bCs w:val="1"/>
          <w:rtl w:val="0"/>
        </w:rPr>
        <w:t xml:space="preserve">WARM-UP — Notice and Wonder</w:t>
      </w: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(L-shaped room diagram, labels only, some missing sides marked "?") displayed as a room floor plan. Labels: "Ana's New Room." Furniture NOT shown yet.</w:t>
      </w:r>
    </w:p>
    <w:p w:rsidR="00000000" w:rsidDel="00000000" w:rsidP="00000000" w:rsidRDefault="00000000" w:rsidRPr="00000000" w14:paraId="00000C5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do you notice? What do you wonder?"</w:t>
      </w:r>
    </w:p>
    <w:p w:rsidR="00000000" w:rsidDel="00000000" w:rsidP="00000000" w:rsidRDefault="00000000" w:rsidRPr="00000000" w14:paraId="00000C5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w:t>
      </w:r>
      <w:r w:rsidDel="00000000" w:rsidR="00000000" w:rsidRPr="00000000">
        <w:rPr>
          <w:rtl w:val="0"/>
        </w:rPr>
        <w:t xml:space="preserve"> notice options (</w:t>
      </w:r>
      <w:r w:rsidDel="00000000" w:rsidR="00000000" w:rsidRPr="00000000">
        <w:rPr>
          <w:rtl w:val="0"/>
        </w:rPr>
        <w:t xml:space="preserve">select all that apply)</w:t>
      </w:r>
      <w:r w:rsidDel="00000000" w:rsidR="00000000" w:rsidRPr="00000000">
        <w:rPr>
          <w:rtl w:val="0"/>
        </w:rPr>
        <w:t xml:space="preserve">: "The room isn't a rectangle," "Some measurements are missing," "The room has a bump/indent," "There are numbers on some sides." All correct selections acknowledged.</w:t>
      </w:r>
    </w:p>
    <w:p w:rsidR="00000000" w:rsidDel="00000000" w:rsidP="00000000" w:rsidRDefault="00000000" w:rsidRPr="00000000" w14:paraId="00000C5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 wonder options (select 1): "How big is the room?", "What could fit in this room?", "What are the missing measurements?" All are valid; the guide affirms the selected one and adds: "Great question! Let's figure all of that out."</w:t>
      </w:r>
    </w:p>
    <w:p w:rsidR="00000000" w:rsidDel="00000000" w:rsidP="00000000" w:rsidRDefault="00000000" w:rsidRPr="00000000" w14:paraId="00000C5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Purpose: Activate prior knowledge, orient to the room context, let students notice the composite shape and missing sides WITHOUT being told what to do yet. This mirrors OUR's Notice and Wonder structure.</w:t>
      </w:r>
    </w:p>
    <w:p w:rsidR="00000000" w:rsidDel="00000000" w:rsidP="00000000" w:rsidRDefault="00000000" w:rsidRPr="00000000" w14:paraId="00000C5E">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calculation in warm-up.</w:t>
      </w:r>
      <w:r w:rsidDel="00000000" w:rsidR="00000000" w:rsidRPr="00000000">
        <w:rPr>
          <w:rtl w:val="0"/>
        </w:rPr>
        <w:t xml:space="preserve"> This is observation and engagement only. The warm-up establishes the CONTEXT; the lesson provides the TOOLS.</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rPr/>
      </w:pPr>
      <w:r w:rsidDel="00000000" w:rsidR="00000000" w:rsidRPr="00000000">
        <w:rPr>
          <w:i w:val="1"/>
          <w:iCs w:val="1"/>
          <w:rtl w:val="0"/>
        </w:rPr>
        <w:t xml:space="preserve">Early activities (Understand the room — find missing sides + total room area):</w:t>
      </w: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Composite Figures</w:t>
      </w:r>
      <w:r w:rsidDel="00000000" w:rsidR="00000000" w:rsidRPr="00000000">
        <w:rPr>
          <w:rtl w:val="0"/>
        </w:rPr>
        <w:t xml:space="preserve"> (L-shaped room, labels only, 2 missing sides marked "?", units in feet)</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66">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"Before we can figure out what fits in Ana's room, we need to know how big it is. But first — some measurements are missing. Let's find them."</w:t>
      </w:r>
    </w:p>
    <w:p w:rsidR="00000000" w:rsidDel="00000000" w:rsidP="00000000" w:rsidRDefault="00000000" w:rsidRPr="00000000" w14:paraId="00000C67">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find missing sides using M13 workflow: identify related sides, subtract. </w:t>
      </w:r>
      <w:r w:rsidDel="00000000" w:rsidR="00000000" w:rsidRPr="00000000">
        <w:rPr>
          <w:b w:val="1"/>
          <w:bCs w:val="1"/>
          <w:rtl w:val="0"/>
        </w:rPr>
        <w:t xml:space="preserve">Highlight Related Sides: remediation only</w:t>
      </w:r>
      <w:r w:rsidDel="00000000" w:rsidR="00000000" w:rsidRPr="00000000">
        <w:rPr>
          <w:rtl w:val="0"/>
        </w:rPr>
        <w:t xml:space="preserve"> (guide-activated if student selects wrong MC answer). No automatic support — students demonstrated this skill in M13.</w:t>
      </w:r>
    </w:p>
    <w:p w:rsidR="00000000" w:rsidDel="00000000" w:rsidP="00000000" w:rsidRDefault="00000000" w:rsidRPr="00000000" w14:paraId="00000C68">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missing sides are found, all dimensions are visible. Guide: "Now we know all the measurements. How can we find the total area?"</w:t>
      </w:r>
    </w:p>
    <w:p w:rsidR="00000000" w:rsidDel="00000000" w:rsidP="00000000" w:rsidRDefault="00000000" w:rsidRPr="00000000" w14:paraId="00000C69">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decompose the room (student-placed), calculate each rectangle's area, add. </w:t>
      </w:r>
      <w:r w:rsidDel="00000000" w:rsidR="00000000" w:rsidRPr="00000000">
        <w:rPr>
          <w:b w:val="1"/>
          <w:bCs w:val="1"/>
          <w:rtl w:val="0"/>
        </w:rPr>
        <w:t xml:space="preserve">Standard M12 workflow — fully independent.</w:t>
      </w:r>
      <w:r w:rsidDel="00000000" w:rsidR="00000000" w:rsidRPr="00000000">
        <w:rPr>
          <w:rtl w:val="0"/>
        </w:rPr>
        <w:t xml:space="preserve"> Equation Builder available but not required.</w:t>
      </w:r>
    </w:p>
    <w:p w:rsidR="00000000" w:rsidDel="00000000" w:rsidP="00000000" w:rsidRDefault="00000000" w:rsidRPr="00000000" w14:paraId="00000C6A">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Guide: "Ana's room is [X] square feet. Now — what can she fit in it?"</w:t>
      </w:r>
    </w:p>
    <w:p w:rsidR="00000000" w:rsidDel="00000000" w:rsidP="00000000" w:rsidRDefault="00000000" w:rsidRPr="00000000" w14:paraId="00000C6B">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room shape, worked through step by step. This is a SINGLE problem with multiple stages, not multiple separate problems.</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6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room IS the problem:</w:t>
      </w: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6F">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Unlike M11–M13 where each problem was a separate figure, M14 uses ONE room for the entire module. Every subsequent activity builds on the room established here. The missing sides found in Early are USED in Mid and Late. This continuity is the sustained context.</w:t>
      </w:r>
    </w:p>
    <w:p w:rsidR="00000000" w:rsidDel="00000000" w:rsidP="00000000" w:rsidRDefault="00000000" w:rsidRPr="00000000" w14:paraId="00000C70">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Engineering — state persistence:</w:t>
      </w:r>
      <w:r w:rsidDel="00000000" w:rsidR="00000000" w:rsidRPr="00000000">
        <w:rPr>
          <w:rtl w:val="0"/>
        </w:rPr>
        <w:t xml:space="preserve"> The room figure with resolved missing sides must persist across lesson phases. When students move from Early to Mid, the room's dimensions (including the ones they found) carry forward. The room is not re-presented as a new problem.</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i w:val="1"/>
          <w:iCs w:val="1"/>
          <w:rtl w:val="0"/>
        </w:rPr>
        <w:t xml:space="preserve">Mid activities (Furniture fitting — calculate and compare):</w:t>
      </w:r>
      <w:r w:rsidDel="00000000" w:rsidR="00000000" w:rsidRPr="00000000">
        <w:rPr>
          <w:rtl w:val="0"/>
        </w:rPr>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diagram persists from Early (all dimensions now visible). Two furniture items introduced SEPARATELY from the room:</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76">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Bed:</w:t>
      </w:r>
      <w:r w:rsidDel="00000000" w:rsidR="00000000" w:rsidRPr="00000000">
        <w:rPr>
          <w:rtl w:val="0"/>
        </w:rPr>
        <w:t xml:space="preserve"> Rectangle, 7 ft × 4 ft (displayed as a simple labeled rectangle, distinct from the room diagram)</w:t>
      </w:r>
    </w:p>
    <w:p w:rsidR="00000000" w:rsidDel="00000000" w:rsidP="00000000" w:rsidRDefault="00000000" w:rsidRPr="00000000" w14:paraId="00000C77">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Desk:</w:t>
      </w:r>
      <w:r w:rsidDel="00000000" w:rsidR="00000000" w:rsidRPr="00000000">
        <w:rPr>
          <w:rtl w:val="0"/>
        </w:rPr>
        <w:t xml:space="preserve"> Rectangle, 5 ft × 3 ft (displayed as a simple labeled rectangle, distinct from the room diagram)</w:t>
      </w:r>
    </w:p>
    <w:p w:rsidR="00000000" w:rsidDel="00000000" w:rsidP="00000000" w:rsidRDefault="00000000" w:rsidRPr="00000000" w14:paraId="00000C78">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Visual design — furniture displayed SEPARATELY from room.</w:t>
      </w:r>
      <w:r w:rsidDel="00000000" w:rsidR="00000000" w:rsidRPr="00000000">
        <w:rPr>
          <w:rtl w:val="0"/>
        </w:rPr>
        <w:t xml:space="preserve"> Furniture rectangles appear below or beside the room diagram, clearly labeled "Bed: 7 ft × 4 ft" and "Desk: 5 ft × 3 ft." NOT overlaid on the room. This prevents confusion between room dimensions and furniture dimensions.</w:t>
      </w:r>
    </w:p>
    <w:p w:rsidR="00000000" w:rsidDel="00000000" w:rsidP="00000000" w:rsidRDefault="00000000" w:rsidRPr="00000000" w14:paraId="00000C79">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pronoun ambiguity with multiple objects on screen.</w:t>
      </w:r>
      <w:r w:rsidDel="00000000" w:rsidR="00000000" w:rsidRPr="00000000">
        <w:rPr>
          <w:rtl w:val="0"/>
        </w:rPr>
        <w:t xml:space="preserve"> When room AND furniture are visible simultaneously, the guide must NEVER say "look at the dimensions" without specifying WHICH object. Always: "look at the bed's dimensions" or "look at the blue rectangle's dimensions." Never: "what are the side lengths?" Pronoun ambiguity is dangerous when two different rectangles are visible. Every guide reference to a dimension must name the object it belongs to.</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7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1: Calculate furniture areas.</w:t>
      </w:r>
      <w:r w:rsidDel="00000000" w:rsidR="00000000" w:rsidRPr="00000000">
        <w:rPr>
          <w:rtl w:val="0"/>
        </w:rPr>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7D">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floor space does the bed need?" Student: 7 × 4 = 28 sq ft (MC or direct calculation).</w:t>
      </w:r>
    </w:p>
    <w:p w:rsidR="00000000" w:rsidDel="00000000" w:rsidP="00000000" w:rsidRDefault="00000000" w:rsidRPr="00000000" w14:paraId="00000C7E">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floor space does the desk need?" Student: 5 × 3 = 15 sq ft.</w:t>
      </w:r>
    </w:p>
    <w:p w:rsidR="00000000" w:rsidDel="00000000" w:rsidP="00000000" w:rsidRDefault="00000000" w:rsidRPr="00000000" w14:paraId="00000C7F">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total floor space do both pieces of furniture need?" Student: 28 + 15 = 43 sq ft.</w:t>
      </w:r>
    </w:p>
    <w:p w:rsidR="00000000" w:rsidDel="00000000" w:rsidP="00000000" w:rsidRDefault="00000000" w:rsidRPr="00000000" w14:paraId="00000C80">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are simple multiplication problems — the skill isn't new. The PURPOSE is new: calculating area to answer "will it fit?"</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8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2: Will it fit?</w:t>
      </w: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84">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"Ana's room is [X] square feet. The bed and desk together need 43 square feet. Will they fit?"</w:t>
      </w:r>
    </w:p>
    <w:p w:rsidR="00000000" w:rsidDel="00000000" w:rsidP="00000000" w:rsidRDefault="00000000" w:rsidRPr="00000000" w14:paraId="00000C85">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 Yes / No / Not sure — depends on shape</w:t>
      </w:r>
    </w:p>
    <w:p w:rsidR="00000000" w:rsidDel="00000000" w:rsidP="00000000" w:rsidRDefault="00000000" w:rsidRPr="00000000" w14:paraId="00000C86">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area alone doesn't answer the question:</w:t>
      </w:r>
      <w:r w:rsidDel="00000000" w:rsidR="00000000" w:rsidRPr="00000000">
        <w:rPr>
          <w:rtl w:val="0"/>
        </w:rPr>
        <w:t xml:space="preserve"> If the room is 52 sq ft and furniture needs 43 sq ft, the AREA says yes (43 &lt; 52). But area alone doesn't account for SHAPE. A 1 × 52 room has enough area but the bed (7 × 4) wouldn't fit along the short dimension. The guide should surface this: "The total area says yes — there's enough square feet. But we also have to think about whether the furniture fits in the actual shape of the room."</w:t>
      </w:r>
    </w:p>
    <w:p w:rsidR="00000000" w:rsidDel="00000000" w:rsidP="00000000" w:rsidRDefault="00000000" w:rsidRPr="00000000" w14:paraId="00000C87">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this is the key mathematical modeling moment.</w:t>
      </w:r>
      <w:r w:rsidDel="00000000" w:rsidR="00000000" w:rsidRPr="00000000">
        <w:rPr>
          <w:rFonts w:ascii="Arial Unicode MS" w:cs="Arial Unicode MS" w:eastAsia="Arial Unicode MS" w:hAnsi="Arial Unicode MS"/>
          <w:rtl w:val="0"/>
        </w:rPr>
        <w:t xml:space="preserve"> The realization that "enough area ≠ it fits" is the deepest insight in M14. It's the gap between calculation and real-world application. The guide should let students sit with this tension rather than rushing past it. If a student selects "Not sure — depends on shape," celebrate that reasoning.</w:t>
      </w:r>
    </w:p>
    <w:p w:rsidR="00000000" w:rsidDel="00000000" w:rsidP="00000000" w:rsidRDefault="00000000" w:rsidRPr="00000000" w14:paraId="00000C88">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M14's scope: the room dimensions are designed so that the furniture DOES fit (area sufficient AND dimensions compatible). The "depends on shape" insight is surfaced through discussion, not through a gotcha problem where it doesn't fit. Third graders need a positive resolution.</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8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Step 3: Where does it go?</w:t>
      </w: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8C">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diagram with dimensions visible. Guide: "The bed and desk fit! But where in the room should Ana put them?"</w:t>
      </w:r>
    </w:p>
    <w:p w:rsidR="00000000" w:rsidDel="00000000" w:rsidP="00000000" w:rsidRDefault="00000000" w:rsidRPr="00000000" w14:paraId="00000C8D">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examine the room's decomposed rectangles. "Which part of the room is big enough for the bed? Look at the dimensions."</w:t>
      </w:r>
    </w:p>
    <w:p w:rsidR="00000000" w:rsidDel="00000000" w:rsidP="00000000" w:rsidRDefault="00000000" w:rsidRPr="00000000" w14:paraId="00000C8E">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MC: Student selects which rectangle region is appropriate for the bed (must have dimensions ≥ 7 and ≥ 4, or ≥ 4 and ≥ 7 — either orientation valid).</w:t>
      </w:r>
    </w:p>
    <w:p w:rsidR="00000000" w:rsidDel="00000000" w:rsidP="00000000" w:rsidRDefault="00000000" w:rsidRPr="00000000" w14:paraId="00000C8F">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Then: "Where should the desk go?" Same reasoning for remaining space.</w:t>
      </w:r>
    </w:p>
    <w:p w:rsidR="00000000" w:rsidDel="00000000" w:rsidP="00000000" w:rsidRDefault="00000000" w:rsidRPr="00000000" w14:paraId="00000C90">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Multiple valid placements are acknowledged.</w:t>
      </w:r>
      <w:r w:rsidDel="00000000" w:rsidR="00000000" w:rsidRPr="00000000">
        <w:rPr>
          <w:rtl w:val="0"/>
        </w:rPr>
        <w:t xml:space="preserve"> If both regions could fit the bed, either answer is correct. Guide: "Both could work! Ana gets to choose."</w:t>
      </w:r>
    </w:p>
    <w:p w:rsidR="00000000" w:rsidDel="00000000" w:rsidP="00000000" w:rsidRDefault="00000000" w:rsidRPr="00000000" w14:paraId="00000C91">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spatial reasoning, not area calculation. Students compare furniture dimensions to room region dimensions to determine fit. No new arithmetic needed.</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9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sustained problem across all three steps. The pacing should feel like solving ONE big problem, not three separate tasks.</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95">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explicit step-naming for pacing.</w:t>
      </w:r>
      <w:r w:rsidDel="00000000" w:rsidR="00000000" w:rsidRPr="00000000">
        <w:rPr>
          <w:rtl w:val="0"/>
        </w:rPr>
        <w:t xml:space="preserve"> Mid packs three distinct sub-tasks into one phase. Each is simple, but the sequencing is the longest sustained problem students have encountered in this unit. The guide should explicitly name where students are in the process: "We figured out the room's area. Now let's figure out what the furniture needs — that's Step 2." and "We know the furniture fits. Now — where should it go? That's Step 3." This metacognitive scaffolding doesn't reduce independence — it helps third graders track their own progress through a multi-phase problem. Without it, students may lose the thread of why they're calculating furniture areas (because they need to compare to room area). Name the steps, pause between them.</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i w:val="1"/>
          <w:iCs w:val="1"/>
          <w:rtl w:val="0"/>
        </w:rPr>
        <w:t xml:space="preserve">Late activities (Usable floor space — remaining area):</w:t>
      </w: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with furniture placed (from Mid). Guide: "Ana put the bed here and the desk here. How much floor space is left for walking around?"</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9B">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Usable floor space = room area − furniture area.</w:t>
      </w:r>
      <w:r w:rsidDel="00000000" w:rsidR="00000000" w:rsidRPr="00000000">
        <w:rPr>
          <w:rtl w:val="0"/>
        </w:rPr>
        <w:t xml:space="preserve"> This is subtraction of areas, not subtraction decomposition of a shape.</w:t>
      </w:r>
    </w:p>
    <w:p w:rsidR="00000000" w:rsidDel="00000000" w:rsidP="00000000" w:rsidRDefault="00000000" w:rsidRPr="00000000" w14:paraId="00000C9C">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Starter Pack guidance — first subtraction in area context.</w:t>
      </w:r>
      <w:r w:rsidDel="00000000" w:rsidR="00000000" w:rsidRPr="00000000">
        <w:rPr>
          <w:rtl w:val="0"/>
        </w:rPr>
        <w:t xml:space="preserve"> Everything in this unit has been additive: count squares, multiply dimensions, ADD rectangle areas. This is the first time students SUBTRACT in an area context. The guide must frame the operation contrast explicitly: "We found the total room area by ADDING rectangle areas together. Now we're taking AWAY the furniture area to see what's left. Adding to find the total, subtracting to find what remains." Without this framing, students may conflate "subtract areas" with the subtraction decomposition strategy (complete rectangle minus missing piece) that M12 explicitly chose not to teach. The operations look similar but serve different purposes — adding component areas vs. removing object areas from a total.</w:t>
      </w:r>
    </w:p>
    <w:p w:rsidR="00000000" w:rsidDel="00000000" w:rsidP="00000000" w:rsidRDefault="00000000" w:rsidRPr="00000000" w14:paraId="00000C9D">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Student calculates: [room area] − [bed area] − [desk area] = [usable space]. MC or guided calculation.</w:t>
      </w:r>
    </w:p>
    <w:p w:rsidR="00000000" w:rsidDel="00000000" w:rsidP="00000000" w:rsidRDefault="00000000" w:rsidRPr="00000000" w14:paraId="00000C9E">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 has [Y] square feet of floor space left. Is that enough to move around?" (Open question — no right answer, just reasoning.)</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A0">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Extension (if time allows): What if the room were different?</w:t>
      </w:r>
      <w:r w:rsidDel="00000000" w:rsidR="00000000" w:rsidRPr="00000000">
        <w:rPr>
          <w:rtl w:val="0"/>
        </w:rPr>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A2">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 a SECOND room layout (T-shape, different dimensions, still with missing sides). "Ana's friend has this room. Is it bigger or smaller? Would the same furniture fit?"</w:t>
      </w:r>
    </w:p>
    <w:p w:rsidR="00000000" w:rsidDel="00000000" w:rsidP="00000000" w:rsidRDefault="00000000" w:rsidRPr="00000000" w14:paraId="00000CA3">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find missing sides, calculate area, compare to Ana's room.</w:t>
      </w:r>
    </w:p>
    <w:p w:rsidR="00000000" w:rsidDel="00000000" w:rsidP="00000000" w:rsidRDefault="00000000" w:rsidRPr="00000000" w14:paraId="00000CA4">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a comparison problem (M9) applied to composite figures. It's a stretch problem, not a core requirement.</w:t>
      </w:r>
    </w:p>
    <w:p w:rsidR="00000000" w:rsidDel="00000000" w:rsidP="00000000" w:rsidRDefault="00000000" w:rsidRPr="00000000" w14:paraId="00000CA5">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problem maximum.</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A7">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beat — the complete skill set in action:</w:t>
      </w:r>
      <w:r w:rsidDel="00000000" w:rsidR="00000000" w:rsidRPr="00000000">
        <w:rPr>
          <w:rtl w:val="0"/>
        </w:rPr>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A9">
      <w:pPr>
        <w:numPr>
          <w:ilvl w:val="1"/>
          <w:numId w:val="3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By the end of Late, students have: found missing sides (M13), decomposed a composite figure (M11), calculated without grids (M12), compared areas (M9), and made real-world decisions based on their calculations. Every skill from the second half of the unit is present. Making this explicit is the Synthesis job, not the Late job — here, students just DO it.</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b w:val="1"/>
          <w:bCs w:val="1"/>
          <w:rtl w:val="0"/>
        </w:rPr>
        <w:t xml:space="preserve">EXIT CHECK</w:t>
      </w:r>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problems (NEW room, not Ana's — tests transfer):</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AF">
      <w:pPr>
        <w:numPr>
          <w:ilvl w:val="1"/>
          <w:numId w:val="8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Missing sides + total area:</w:t>
      </w:r>
      <w:r w:rsidDel="00000000" w:rsidR="00000000" w:rsidRPr="00000000">
        <w:rPr>
          <w:rtl w:val="0"/>
        </w:rPr>
        <w:t xml:space="preserve"> L-shaped room with 1 missing side. Student finds the missing dimension, decomposes, calculates total room area. (Tests: M13 + M11/M12 workflow in context)</w:t>
      </w:r>
    </w:p>
    <w:p w:rsidR="00000000" w:rsidDel="00000000" w:rsidP="00000000" w:rsidRDefault="00000000" w:rsidRPr="00000000" w14:paraId="00000CB0">
      <w:pPr>
        <w:numPr>
          <w:ilvl w:val="1"/>
          <w:numId w:val="8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Furniture fitting comparison:</w:t>
      </w:r>
      <w:r w:rsidDel="00000000" w:rsidR="00000000" w:rsidRPr="00000000">
        <w:rPr>
          <w:rtl w:val="0"/>
        </w:rPr>
        <w:t xml:space="preserve"> "A bookshelf is 6 ft × 2 ft. A dresser is 4 ft × 3 ft. What is the total floor space both pieces need?" (Tests: multi-step area calculation — simple multiplication + addition, M9 skill)</w:t>
      </w:r>
    </w:p>
    <w:p w:rsidR="00000000" w:rsidDel="00000000" w:rsidP="00000000" w:rsidRDefault="00000000" w:rsidRPr="00000000" w14:paraId="00000CB1">
      <w:pPr>
        <w:numPr>
          <w:ilvl w:val="1"/>
          <w:numId w:val="8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Decision problem:</w:t>
      </w:r>
      <w:r w:rsidDel="00000000" w:rsidR="00000000" w:rsidRPr="00000000">
        <w:rPr>
          <w:rtl w:val="0"/>
        </w:rPr>
        <w:t xml:space="preserve"> "The room from problem 1 has [X] square feet. The furniture from problem 2 needs [Y] square feet. Is there enough room? How much floor space is left over?" (Tests: comparison + subtraction reasoning — connecting the first two problems)</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B3">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design:</w:t>
      </w:r>
      <w:r w:rsidDel="00000000" w:rsidR="00000000" w:rsidRPr="00000000">
        <w:rPr>
          <w:rtl w:val="0"/>
        </w:rPr>
        <w:t xml:space="preserve"> Problems 1–3 are connected (same room, same furniture). This mirrors the module's sustained-context structure. The exit check IS a mini version of the full room design problem.</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B5">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Engineering — error isolation across connected problems.</w:t>
      </w:r>
      <w:r w:rsidDel="00000000" w:rsidR="00000000" w:rsidRPr="00000000">
        <w:rPr>
          <w:rFonts w:ascii="Arial Unicode MS" w:cs="Arial Unicode MS" w:eastAsia="Arial Unicode MS" w:hAnsi="Arial Unicode MS"/>
          <w:rtl w:val="0"/>
        </w:rPr>
        <w:t xml:space="preserve"> If a student gets problem 1 wrong (wrong missing side → wrong room area), problems 2–3 should use the CORRECT room area, not the student's wrong answer. Each problem must test its target skill independently even though the context is shared. Problem 1 tests missing-side + area calculation. Problem 2 tests furniture area calculation. Problem 3 tests comparison + subtraction. A wrong answer on problem 1 should NOT cascade into problems 2–3 — otherwise you're assessing error cascading rather than the individual skills. The system should supply the correct room area to problem 3 regardless of problem 1 performance.</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B7">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Diagnostic mapping:</w:t>
      </w: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b w:val="1"/>
                <w:bCs w:val="1"/>
              </w:rPr>
            </w:pPr>
            <w:r w:rsidDel="00000000" w:rsidR="00000000" w:rsidRPr="00000000">
              <w:rPr>
                <w:b w:val="1"/>
                <w:bCs w:val="1"/>
                <w:rtl w:val="0"/>
              </w:rPr>
              <w:t xml:space="preserve">Error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b w:val="1"/>
                <w:bCs w:val="1"/>
              </w:rPr>
            </w:pPr>
            <w:r w:rsidDel="00000000" w:rsidR="00000000" w:rsidRPr="00000000">
              <w:rPr>
                <w:b w:val="1"/>
                <w:bCs w:val="1"/>
                <w:rtl w:val="0"/>
              </w:rPr>
              <w:t xml:space="preserve">Likely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b w:val="1"/>
                <w:bCs w:val="1"/>
              </w:rPr>
            </w:pPr>
            <w:r w:rsidDel="00000000" w:rsidR="00000000" w:rsidRPr="00000000">
              <w:rPr>
                <w:b w:val="1"/>
                <w:bCs w:val="1"/>
                <w:rtl w:val="0"/>
              </w:rPr>
              <w:t xml:space="preserve">Remediation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Wrong missing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M7/M13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Re-enter M13 Early with Highlight Related 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Bounding-box area instead of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Re-enter M11 Mid (decomposition)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rtl w:val="0"/>
              </w:rPr>
              <w:t xml:space="preserve">Wrong dimensions paired after 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tl w:val="0"/>
              </w:rPr>
              <w:t xml:space="preserve">Re-enter M12 Mid (dimension pairing)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pPr>
            <w:r w:rsidDel="00000000" w:rsidR="00000000" w:rsidRPr="00000000">
              <w:rPr>
                <w:rtl w:val="0"/>
              </w:rPr>
              <w:t xml:space="preserve">Correct areas but wrong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pPr>
            <w:r w:rsidDel="00000000" w:rsidR="00000000" w:rsidRPr="00000000">
              <w:rPr>
                <w:rtl w:val="0"/>
              </w:rPr>
              <w:t xml:space="preserve">Practice comparison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rtl w:val="0"/>
              </w:rPr>
              <w:t xml:space="preserve">Calculation errors with correct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Arithmetic, not conceptual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Additional practice, not re-teaching</w:t>
            </w:r>
          </w:p>
        </w:tc>
      </w:tr>
    </w:tbl>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C">
      <w:pPr>
        <w:rPr/>
      </w:pPr>
      <w:r w:rsidDel="00000000" w:rsidR="00000000" w:rsidRPr="00000000">
        <w:rPr>
          <w:b w:val="1"/>
          <w:bCs w:val="1"/>
          <w:rtl w:val="0"/>
        </w:rPr>
        <w:t xml:space="preserve">PRACTICE</w:t>
      </w: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E">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Mixed room-design problems with NEW room shapes (not Ana's):</w:t>
      </w:r>
    </w:p>
    <w:p w:rsidR="00000000" w:rsidDel="00000000" w:rsidP="00000000" w:rsidRDefault="00000000" w:rsidRPr="00000000" w14:paraId="00000CCF">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rooms with 1 missing side, some with 2</w:t>
      </w:r>
    </w:p>
    <w:p w:rsidR="00000000" w:rsidDel="00000000" w:rsidP="00000000" w:rsidRDefault="00000000" w:rsidRPr="00000000" w14:paraId="00000CD0">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Various furniture combinations (bed + desk, bookshelf + rug, table + chairs)</w:t>
      </w:r>
    </w:p>
    <w:p w:rsidR="00000000" w:rsidDel="00000000" w:rsidP="00000000" w:rsidRDefault="00000000" w:rsidRPr="00000000" w14:paraId="00000CD1">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problems ask for total room area only; others include furniture fitting; others ask for remaining floor space</w:t>
      </w:r>
    </w:p>
    <w:p w:rsidR="00000000" w:rsidDel="00000000" w:rsidP="00000000" w:rsidRDefault="00000000" w:rsidRPr="00000000" w14:paraId="00000CD2">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in square feet (room context)</w:t>
      </w:r>
    </w:p>
    <w:p w:rsidR="00000000" w:rsidDel="00000000" w:rsidP="00000000" w:rsidRDefault="00000000" w:rsidRPr="00000000" w14:paraId="00000CD3">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Related Sides available as remediation only</w:t>
      </w:r>
    </w:p>
    <w:p w:rsidR="00000000" w:rsidDel="00000000" w:rsidP="00000000" w:rsidRDefault="00000000" w:rsidRPr="00000000" w14:paraId="00000CD4">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patterns to watch: all M11–M13 errors may surface; additionally, confusing room dimensions with furniture dimensions (context-specific error)</w:t>
      </w:r>
    </w:p>
    <w:p w:rsidR="00000000" w:rsidDel="00000000" w:rsidP="00000000" w:rsidRDefault="00000000" w:rsidRPr="00000000" w14:paraId="00000CD5">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CRITICAL Starter Pack guidance — error cascading (from M13, still applies):</w:t>
      </w:r>
      <w:r w:rsidDel="00000000" w:rsidR="00000000" w:rsidRPr="00000000">
        <w:rPr>
          <w:rFonts w:ascii="Arial Unicode MS" w:cs="Arial Unicode MS" w:eastAsia="Arial Unicode MS" w:hAnsi="Arial Unicode MS"/>
          <w:rtl w:val="0"/>
        </w:rPr>
        <w:t xml:space="preserve"> If a student gets a missing side wrong, every subsequent calculation is wrong. The guide should trace errors back to their source, not just mark the final answer wrong. This is especially important in M14 because the chain is longer: wrong missing side → wrong room area → wrong "will it fit?" conclusion. Validate every correct step in the chain.</w:t>
      </w:r>
    </w:p>
    <w:p w:rsidR="00000000" w:rsidDel="00000000" w:rsidP="00000000" w:rsidRDefault="00000000" w:rsidRPr="00000000" w14:paraId="00000CD6">
      <w:pPr>
        <w:numPr>
          <w:ilvl w:val="0"/>
          <w:numId w:val="43"/>
        </w:numPr>
        <w:ind w:left="720" w:hanging="360"/>
        <w:rPr>
          <w:rFonts w:ascii="Arial" w:cs="Arial" w:eastAsia="Arial" w:hAnsi="Arial"/>
          <w:b w:val="0"/>
          <w:bCs w:val="0"/>
          <w:i w:val="0"/>
          <w:iCs w:val="0"/>
          <w:smallCaps w:val="0"/>
          <w:strike w:val="0"/>
          <w:color w:val="000000"/>
          <w:sz w:val="22"/>
          <w:szCs w:val="22"/>
          <w:shd w:fill="ffe599" w:val="clear"/>
          <w:vertAlign w:val="baseline"/>
        </w:rPr>
      </w:pPr>
      <w:commentRangeStart w:id="211"/>
      <w:r w:rsidDel="00000000" w:rsidR="00000000" w:rsidRPr="00000000">
        <w:rPr>
          <w:b w:val="1"/>
          <w:bCs w:val="1"/>
          <w:shd w:fill="ffe599" w:val="clear"/>
          <w:rtl w:val="0"/>
        </w:rPr>
        <w:t xml:space="preserve">STRETCH </w:t>
      </w:r>
      <w:commentRangeEnd w:id="211"/>
      <w:r w:rsidDel="00000000" w:rsidR="00000000" w:rsidRPr="00000000">
        <w:commentReference w:id="211"/>
      </w:r>
      <w:r w:rsidDel="00000000" w:rsidR="00000000" w:rsidRPr="00000000">
        <w:rPr>
          <w:b w:val="1"/>
          <w:bCs w:val="1"/>
          <w:shd w:fill="ffe599" w:val="clear"/>
          <w:rtl w:val="0"/>
        </w:rPr>
        <w:t xml:space="preserve">— "Enough area but doesn't fit" problems (1–2 problems, tagged CHALLENGE):</w:t>
      </w:r>
      <w:r w:rsidDel="00000000" w:rsidR="00000000" w:rsidRPr="00000000">
        <w:rPr>
          <w:rtl w:val="0"/>
        </w:rPr>
      </w:r>
    </w:p>
    <w:p w:rsidR="00000000" w:rsidDel="00000000" w:rsidP="00000000" w:rsidRDefault="00000000" w:rsidRPr="00000000" w14:paraId="00000CD7">
      <w:pPr>
        <w:numPr>
          <w:ilvl w:val="1"/>
          <w:numId w:val="4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Furniture selection problem:</w:t>
      </w:r>
      <w:r w:rsidDel="00000000" w:rsidR="00000000" w:rsidRPr="00000000">
        <w:rPr>
          <w:shd w:fill="ffe599" w:val="clear"/>
          <w:rtl w:val="0"/>
        </w:rPr>
        <w:t xml:space="preserve"> Display the room with decomposed regions visible (dimensions labeled). Present 4–5 furniture items, all with areas smaller than total room area. Student task: "Select ALL the furniture that would fit in [region name]." Some items have area &lt; region area but one dimension exceeds the region's dimensions (e.g., a 7 × 2 bookshelf for a 5 × 6 region — area 14 &lt; 30, but 7 &gt; 5 and 7 &gt; 6). Guide after student discovers a "doesn't fit": "The bookshelf has enough area to fit, but it's too LONG for that part of the room. Area tells you how much space something covers, but the SHAPE has to fit too."</w:t>
      </w:r>
    </w:p>
    <w:p w:rsidR="00000000" w:rsidDel="00000000" w:rsidP="00000000" w:rsidRDefault="00000000" w:rsidRPr="00000000" w14:paraId="00000CD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hd w:fill="ffe599" w:val="clear"/>
        </w:rPr>
      </w:pPr>
      <w:r w:rsidDel="00000000" w:rsidR="00000000" w:rsidRPr="00000000">
        <w:rPr>
          <w:rtl w:val="0"/>
        </w:rPr>
      </w:r>
    </w:p>
    <w:p w:rsidR="00000000" w:rsidDel="00000000" w:rsidP="00000000" w:rsidRDefault="00000000" w:rsidRPr="00000000" w14:paraId="00000CD9">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MC is multi-select: "Which furniture items fit in the [blue/pink] part of the room?"</w:t>
      </w:r>
    </w:p>
    <w:p w:rsidR="00000000" w:rsidDel="00000000" w:rsidP="00000000" w:rsidRDefault="00000000" w:rsidRPr="00000000" w14:paraId="00000CDA">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Distractors are items where area fits but dimensions don't. Correct answers are items where BOTH dimensions fit (in either orientation).</w:t>
      </w:r>
    </w:p>
    <w:p w:rsidR="00000000" w:rsidDel="00000000" w:rsidP="00000000" w:rsidRDefault="00000000" w:rsidRPr="00000000" w14:paraId="00000CDB">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This is a filtering task, not a calculation task — areas are provided for all items.</w:t>
      </w:r>
    </w:p>
    <w:p w:rsidR="00000000" w:rsidDel="00000000" w:rsidP="00000000" w:rsidRDefault="00000000" w:rsidRPr="00000000" w14:paraId="00000CDC">
      <w:pPr>
        <w:numPr>
          <w:ilvl w:val="1"/>
          <w:numId w:val="43"/>
        </w:numPr>
        <w:ind w:left="144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Playpen design problem:</w:t>
      </w:r>
      <w:r w:rsidDel="00000000" w:rsidR="00000000" w:rsidRPr="00000000">
        <w:rPr>
          <w:shd w:fill="ffe599" w:val="clear"/>
          <w:rtl w:val="0"/>
        </w:rPr>
        <w:t xml:space="preserve"> "Ana's family is getting a playpen for her baby sibling. The playpen needs to be 12 square feet. It goes in the [region] of the room, which is [W] feet by [H] feet. What shape could the playpen be?"</w:t>
      </w:r>
    </w:p>
    <w:p w:rsidR="00000000" w:rsidDel="00000000" w:rsidP="00000000" w:rsidRDefault="00000000" w:rsidRPr="00000000" w14:paraId="00000CDD">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Student sees Equation Builder with number palette: ___ × ___ = 12</w:t>
      </w:r>
    </w:p>
    <w:p w:rsidR="00000000" w:rsidDel="00000000" w:rsidP="00000000" w:rsidRDefault="00000000" w:rsidRPr="00000000" w14:paraId="00000CDE">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Valid factor pairs: 1×12, 2×6, 3×4</w:t>
      </w:r>
    </w:p>
    <w:p w:rsidR="00000000" w:rsidDel="00000000" w:rsidP="00000000" w:rsidRDefault="00000000" w:rsidRPr="00000000" w14:paraId="00000CDF">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After each valid pair, system checks against region dimensions:</w:t>
      </w:r>
    </w:p>
    <w:p w:rsidR="00000000" w:rsidDel="00000000" w:rsidP="00000000" w:rsidRDefault="00000000" w:rsidRPr="00000000" w14:paraId="00000CE0">
      <w:pPr>
        <w:numPr>
          <w:ilvl w:val="3"/>
          <w:numId w:val="43"/>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3×4: "Fits! The playpen is 3 feet by 4 feet and the room section is [W] by [H]." ✓</w:t>
      </w:r>
    </w:p>
    <w:p w:rsidR="00000000" w:rsidDel="00000000" w:rsidP="00000000" w:rsidRDefault="00000000" w:rsidRPr="00000000" w14:paraId="00000CE1">
      <w:pPr>
        <w:numPr>
          <w:ilvl w:val="3"/>
          <w:numId w:val="43"/>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2×6: "Fits!" (if region allows) or "The playpen would be 6 feet long, but that part of the room is only [H] feet. It doesn't fit — even though the area is right!" ✗</w:t>
      </w:r>
    </w:p>
    <w:p w:rsidR="00000000" w:rsidDel="00000000" w:rsidP="00000000" w:rsidRDefault="00000000" w:rsidRPr="00000000" w14:paraId="00000CE2">
      <w:pPr>
        <w:numPr>
          <w:ilvl w:val="3"/>
          <w:numId w:val="43"/>
        </w:numPr>
        <w:ind w:left="288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1×12: "12 feet long?! That's longer than the whole room!" ✗</w:t>
      </w:r>
    </w:p>
    <w:p w:rsidR="00000000" w:rsidDel="00000000" w:rsidP="00000000" w:rsidRDefault="00000000" w:rsidRPr="00000000" w14:paraId="00000CE3">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Guide synthesis: "Same area — 12 square feet — but different shapes. Some shapes fit and some don't. When you're designing a real space, the SHAPE matters, not just the area."</w:t>
      </w:r>
    </w:p>
    <w:p w:rsidR="00000000" w:rsidDel="00000000" w:rsidP="00000000" w:rsidRDefault="00000000" w:rsidRPr="00000000" w14:paraId="00000CE4">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Why this works:</w:t>
      </w:r>
      <w:r w:rsidDel="00000000" w:rsidR="00000000" w:rsidRPr="00000000">
        <w:rPr>
          <w:shd w:fill="ffe599" w:val="clear"/>
          <w:rtl w:val="0"/>
        </w:rPr>
        <w:t xml:space="preserve"> Students discover the constraint through their OWN design choices, not a gotcha. Trying 1×12 and seeing it fail is funny, not frustrating — kids laugh at a 1-foot-wide, 12-foot-long playpen. The emotional tone is playful exploration, not failure.</w:t>
      </w:r>
    </w:p>
    <w:p w:rsidR="00000000" w:rsidDel="00000000" w:rsidP="00000000" w:rsidRDefault="00000000" w:rsidRPr="00000000" w14:paraId="00000CE5">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b w:val="1"/>
          <w:bCs w:val="1"/>
          <w:shd w:fill="ffe599" w:val="clear"/>
          <w:rtl w:val="0"/>
        </w:rPr>
        <w:t xml:space="preserve">Connection to M8:</w:t>
      </w:r>
      <w:r w:rsidDel="00000000" w:rsidR="00000000" w:rsidRPr="00000000">
        <w:rPr>
          <w:shd w:fill="ffe599" w:val="clear"/>
          <w:rtl w:val="0"/>
        </w:rPr>
        <w:t xml:space="preserve"> This is the payoff for "same area, different shapes" from M8. In M8, shape differences were an observation. Here, they matter for a real reason.</w:t>
      </w:r>
    </w:p>
    <w:p w:rsidR="00000000" w:rsidDel="00000000" w:rsidP="00000000" w:rsidRDefault="00000000" w:rsidRPr="00000000" w14:paraId="00000CE6">
      <w:pPr>
        <w:numPr>
          <w:ilvl w:val="2"/>
          <w:numId w:val="43"/>
        </w:numPr>
        <w:ind w:left="216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shd w:fill="ffe599" w:val="clear"/>
          <w:rtl w:val="0"/>
        </w:rPr>
        <w:t xml:space="preserve">Data constraint: Region dimensions must allow at least one factor pair but exclude at least one. A 5×4 region works well for area 12: 3×4 fits ✓, 2×6 doesn't (6 &gt; 5) ✗, 1×12 doesn't ✗.</w:t>
      </w:r>
    </w:p>
    <w:p w:rsidR="00000000" w:rsidDel="00000000" w:rsidP="00000000" w:rsidRDefault="00000000" w:rsidRPr="00000000" w14:paraId="00000CE7">
      <w:pPr>
        <w:numPr>
          <w:ilvl w:val="0"/>
          <w:numId w:val="43"/>
        </w:numPr>
        <w:ind w:left="720" w:hanging="360"/>
        <w:rPr>
          <w:u w:val="none"/>
        </w:rPr>
      </w:pP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b w:val="1"/>
          <w:bCs w:val="1"/>
          <w:rtl w:val="0"/>
        </w:rPr>
        <w:t xml:space="preserve">SYNTHESIS — Unit Capstone</w:t>
      </w:r>
    </w:p>
    <w:p w:rsidR="00000000" w:rsidDel="00000000" w:rsidP="00000000" w:rsidRDefault="00000000" w:rsidRPr="00000000" w14:paraId="00000CEA">
      <w:pPr>
        <w:numPr>
          <w:ilvl w:val="0"/>
          <w:numId w:val="17"/>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 Starter Pack guidance — synthesis tone: M14's synthesis is a CELEBRATION, not a test review. The guide should convey genuine enthusiasm about how far students have come. "Remember when we started by counting squares one at a time? Now you're designing rooms with missing measurements and figuring out where furniture goes!" The emotional beat matters — this is the last module in the unit. Students should leave feeling capable.</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NOT just an M14 synthesis — it's the synthesis for the M11–M14 arc and, more broadly, for the entire unit's area progression.</w:t>
      </w:r>
    </w:p>
    <w:p w:rsidR="00000000" w:rsidDel="00000000" w:rsidP="00000000" w:rsidRDefault="00000000" w:rsidRPr="00000000" w14:paraId="00000CED">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area toolkit — everything students can now do:</w:t>
      </w:r>
      <w:r w:rsidDel="00000000" w:rsidR="00000000" w:rsidRPr="00000000">
        <w:rPr>
          <w:rtl w:val="0"/>
        </w:rPr>
      </w:r>
    </w:p>
    <w:p w:rsidR="00000000" w:rsidDel="00000000" w:rsidP="00000000" w:rsidRDefault="00000000" w:rsidRPr="00000000" w14:paraId="00000CEE">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Cover shapes with unit squares to find area (M1–M2)</w:t>
      </w:r>
    </w:p>
    <w:p w:rsidR="00000000" w:rsidDel="00000000" w:rsidP="00000000" w:rsidRDefault="00000000" w:rsidRPr="00000000" w14:paraId="00000CEF">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 row-by-column structure (M3–M4)</w:t>
      </w:r>
    </w:p>
    <w:p w:rsidR="00000000" w:rsidDel="00000000" w:rsidP="00000000" w:rsidRDefault="00000000" w:rsidRPr="00000000" w14:paraId="00000CF0">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standard units: sq cm, sq in, sq ft, sq m (M5–M6)</w:t>
      </w:r>
    </w:p>
    <w:p w:rsidR="00000000" w:rsidDel="00000000" w:rsidP="00000000" w:rsidRDefault="00000000" w:rsidRPr="00000000" w14:paraId="00000CF1">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Multiply side lengths to find area without counting (M7–M8)</w:t>
      </w:r>
    </w:p>
    <w:p w:rsidR="00000000" w:rsidDel="00000000" w:rsidP="00000000" w:rsidRDefault="00000000" w:rsidRPr="00000000" w14:paraId="00000CF2">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Solve real-world problems using area (M9)</w:t>
      </w:r>
    </w:p>
    <w:p w:rsidR="00000000" w:rsidDel="00000000" w:rsidP="00000000" w:rsidRDefault="00000000" w:rsidRPr="00000000" w14:paraId="00000CF3">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area inside the multiplication table (M10)</w:t>
      </w:r>
    </w:p>
    <w:p w:rsidR="00000000" w:rsidDel="00000000" w:rsidP="00000000" w:rsidRDefault="00000000" w:rsidRPr="00000000" w14:paraId="00000CF4">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Break composite shapes into rectangles and add areas (M11)</w:t>
      </w:r>
    </w:p>
    <w:p w:rsidR="00000000" w:rsidDel="00000000" w:rsidP="00000000" w:rsidRDefault="00000000" w:rsidRPr="00000000" w14:paraId="00000CF5">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area without grids, using dimension labels (M12)</w:t>
      </w:r>
    </w:p>
    <w:p w:rsidR="00000000" w:rsidDel="00000000" w:rsidP="00000000" w:rsidRDefault="00000000" w:rsidRPr="00000000" w14:paraId="00000CF6">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Find missing side lengths (M13)</w:t>
      </w:r>
    </w:p>
    <w:p w:rsidR="00000000" w:rsidDel="00000000" w:rsidP="00000000" w:rsidRDefault="00000000" w:rsidRPr="00000000" w14:paraId="00000CF7">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ALL of this to answer real questions about rooms and furniture (M14)</w:t>
      </w:r>
    </w:p>
    <w:p w:rsidR="00000000" w:rsidDel="00000000" w:rsidP="00000000" w:rsidRDefault="00000000" w:rsidRPr="00000000" w14:paraId="00000CF8">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started this unit covering shapes with squares. Now you can find the area of a room, figure out if furniture fits, and calculate how much floor space is left. That's what mathematicians do — they use math to solve real problems."</w:t>
      </w:r>
    </w:p>
    <w:p w:rsidR="00000000" w:rsidDel="00000000" w:rsidP="00000000" w:rsidRDefault="00000000" w:rsidRPr="00000000" w14:paraId="00000CF9">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Vocabulary review (consolidation only — no new terms):</w:t>
      </w:r>
      <w:r w:rsidDel="00000000" w:rsidR="00000000" w:rsidRPr="00000000">
        <w:rPr>
          <w:rtl w:val="0"/>
        </w:rPr>
        <w:t xml:space="preserve"> area, square unit, square foot, square meter, dimensions, multiply, decompose, composite figure, missing side, related sides, expression, additive</w:t>
      </w:r>
    </w:p>
    <w:p w:rsidR="00000000" w:rsidDel="00000000" w:rsidP="00000000" w:rsidRDefault="00000000" w:rsidRPr="00000000" w14:paraId="00000CFA">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Mathematical Practices acknowledgment:</w:t>
      </w:r>
      <w:r w:rsidDel="00000000" w:rsidR="00000000" w:rsidRPr="00000000">
        <w:rPr>
          <w:rtl w:val="0"/>
        </w:rPr>
        <w:t xml:space="preserve"> MP1 (persevered through multi-step problems), MP4 (used math to model real situations). These are not vocabulary to teach — they're habits to name. "When you figured out where to put the furniture, you were doing what mathematicians call 'modeling with mathematics' — using numbers to make real decisions."</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rPr/>
      </w:pPr>
      <w:bookmarkStart w:colFirst="0" w:colLast="0" w:name="_in29qof40an2" w:id="156"/>
      <w:bookmarkEnd w:id="156"/>
      <w:r w:rsidDel="00000000" w:rsidR="00000000" w:rsidRPr="00000000">
        <w:rPr>
          <w:rtl w:val="0"/>
        </w:rPr>
        <w:t xml:space="preserve">Scaffolding Progression</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b w:val="1"/>
                <w:bCs w:val="1"/>
              </w:rPr>
            </w:pPr>
            <w:r w:rsidDel="00000000" w:rsidR="00000000" w:rsidRPr="00000000">
              <w:rPr>
                <w:b w:val="1"/>
                <w:bCs w:val="1"/>
                <w:rtl w:val="0"/>
              </w:rPr>
              <w:t xml:space="preserve">Missing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b w:val="1"/>
                <w:bCs w:val="1"/>
              </w:rPr>
            </w:pPr>
            <w:r w:rsidDel="00000000" w:rsidR="00000000" w:rsidRPr="00000000">
              <w:rPr>
                <w:b w:val="1"/>
                <w:bCs w:val="1"/>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b w:val="1"/>
                <w:bCs w:val="1"/>
              </w:rPr>
            </w:pPr>
            <w:r w:rsidDel="00000000" w:rsidR="00000000" w:rsidRPr="00000000">
              <w:rPr>
                <w:b w:val="1"/>
                <w:bCs w:val="1"/>
                <w:rtl w:val="0"/>
              </w:rPr>
              <w:t xml:space="preserve">Area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b w:val="1"/>
                <w:bCs w:val="1"/>
              </w:rPr>
            </w:pPr>
            <w:r w:rsidDel="00000000" w:rsidR="00000000" w:rsidRPr="00000000">
              <w:rPr>
                <w:b w:val="1"/>
                <w:bCs w:val="1"/>
                <w:rtl w:val="0"/>
              </w:rPr>
              <w:t xml:space="preserve">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Observed (not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None (notice/wonder)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Student solves (remediation scaffold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rtl w:val="0"/>
              </w:rPr>
              <w:t xml:space="preserve">Student performs (independent)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Student calculates (Equation Builder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rtl w:val="0"/>
              </w:rPr>
              <w:t xml:space="preserve">None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t xml:space="preserve">Already resolved (from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rtl w:val="0"/>
              </w:rPr>
              <w:t xml:space="preserve">Already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Furniture areas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Will it fit? Where does it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Already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Already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Fonts w:ascii="Arial Unicode MS" w:cs="Arial Unicode MS" w:eastAsia="Arial Unicode MS" w:hAnsi="Arial Unicode MS"/>
                <w:rtl w:val="0"/>
              </w:rPr>
              <w:t xml:space="preserve">Usable space = room − furniture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Enough space to move?</w:t>
            </w:r>
          </w:p>
        </w:tc>
      </w:tr>
    </w:tbl>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8">
      <w:pPr>
        <w:rPr/>
      </w:pPr>
      <w:r w:rsidDel="00000000" w:rsidR="00000000" w:rsidRPr="00000000">
        <w:rPr>
          <w:b w:val="1"/>
          <w:bCs w:val="1"/>
          <w:rtl w:val="0"/>
        </w:rPr>
        <w:t xml:space="preserve">Scaffolding strategy:</w:t>
      </w:r>
      <w:r w:rsidDel="00000000" w:rsidR="00000000" w:rsidRPr="00000000">
        <w:rPr>
          <w:rtl w:val="0"/>
        </w:rPr>
        <w:t xml:space="preserve"> M14 has almost no scaffolding to fade — that's the point. Students should arrive at M14 having mastered each component skill. The module's challenge is ORCHESTRATING those skills, not learning any one of them. The only scaffold available is Highlight Related Sides as remediation for missing-side errors. Everything else is independent.</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A">
      <w:pPr>
        <w:rPr/>
      </w:pPr>
      <w:r w:rsidDel="00000000" w:rsidR="00000000" w:rsidRPr="00000000">
        <w:rPr>
          <w:b w:val="1"/>
          <w:bCs w:val="1"/>
          <w:rtl w:val="0"/>
        </w:rPr>
        <w:t xml:space="preserve">If students aren't ready for M14:</w:t>
      </w:r>
      <w:r w:rsidDel="00000000" w:rsidR="00000000" w:rsidRPr="00000000">
        <w:rPr>
          <w:rtl w:val="0"/>
        </w:rPr>
        <w:t xml:space="preserve"> This module is optional (Decision 9). If exit check data from M13 shows significant gaps, teachers can skip M14 and revisit M11–M13 instead. M14 is valuable but expendable — it doesn't introduce new standards content.</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3"/>
        <w:rPr/>
      </w:pPr>
      <w:bookmarkStart w:colFirst="0" w:colLast="0" w:name="_y71dgwghhjbd" w:id="157"/>
      <w:bookmarkEnd w:id="157"/>
      <w:r w:rsidDel="00000000" w:rsidR="00000000" w:rsidRPr="00000000">
        <w:rPr>
          <w:rtl w:val="0"/>
        </w:rPr>
        <w:t xml:space="preserve">Tool Requirements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Labels only + "?" marks (room floor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pPr>
            <w:r w:rsidDel="00000000" w:rsidR="00000000" w:rsidRPr="00000000">
              <w:rPr>
                <w:rtl w:val="0"/>
              </w:rPr>
              <w:t xml:space="preserve">Display + MC for missing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Same as M13 but in room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Labels only, all dimensions shown (post-missing-side)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t xml:space="preserve">Draw Decomposition Line (student-placed) + color-coding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Standard M12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Highlight Related Sides — remediation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Guide-activated after wrong MC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Same as M13 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Dimension highlighting per rectangle (post-decomposition)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System highlights dimensions per color-coded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Same as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Parenthesized addition, color-coded per 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Click-select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Available but not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b w:val="1"/>
                <w:bCs w:val="1"/>
                <w:rtl w:val="0"/>
              </w:rPr>
              <w:t xml:space="preserve">Furniture Rectangles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Simple labeled rectangles (separate from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Display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NEW display mode —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b w:val="1"/>
                <w:bCs w:val="1"/>
                <w:rtl w:val="0"/>
              </w:rPr>
              <w:t xml:space="preserve">Furniture Placement 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Room regions highlighted, student selects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MC — "Which part of the room fits the 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rtl w:val="0"/>
              </w:rPr>
              <w:t xml:space="preserve">NEW interaction — see below</w:t>
            </w:r>
          </w:p>
        </w:tc>
      </w:tr>
    </w:tbl>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b w:val="1"/>
          <w:bCs w:val="1"/>
          <w:rtl w:val="0"/>
        </w:rPr>
        <w:t xml:space="preserve">New capability — Furniture display:</w:t>
      </w:r>
      <w:r w:rsidDel="00000000" w:rsidR="00000000" w:rsidRPr="00000000">
        <w:rPr>
          <w:rtl w:val="0"/>
        </w:rPr>
        <w:t xml:space="preserve"> Simple labeled rectangles representing furniture items (bed, desk, etc.) displayed SEPARATELY from the room diagram. Each shows two dimensions and optionally the area. These are NOT interactive — they're reference information. Visual design must clearly distinguish furniture from room (different visual treatment, labeled by name, not part of the room figure).</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b w:val="1"/>
          <w:bCs w:val="1"/>
          <w:rtl w:val="0"/>
        </w:rPr>
        <w:t xml:space="preserve">New capability — Furniture placement MC:</w:t>
      </w:r>
      <w:r w:rsidDel="00000000" w:rsidR="00000000" w:rsidRPr="00000000">
        <w:rPr>
          <w:rtl w:val="0"/>
        </w:rPr>
        <w:t xml:space="preserve"> After decomposition, room regions are highlighted (from the standard color-coding). Student selects which region is appropriate for a given furniture item by comparing furniture dimensions to region dimensions. MC options are the decomposed regions. This tests spatial comparison reasoning, not area calculation.</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b w:val="1"/>
          <w:bCs w:val="1"/>
          <w:rtl w:val="0"/>
        </w:rPr>
        <w:t xml:space="preserve">⚠️ Engineering — state persistence across lesson phases:</w:t>
      </w:r>
      <w:r w:rsidDel="00000000" w:rsidR="00000000" w:rsidRPr="00000000">
        <w:rPr>
          <w:rtl w:val="0"/>
        </w:rPr>
        <w:t xml:space="preserve"> The room figure established in Early (including resolved missing sides) must persist into Mid and Late. This is a sustained problem, not separate problems. When the student enters Mid, the room should appear with all dimensions visible (including those the student found in Early). This may require session-level state management beyond the typical per-problem scope.</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b w:val="1"/>
          <w:bCs w:val="1"/>
          <w:rtl w:val="0"/>
        </w:rPr>
        <w:t xml:space="preserve">⚠️ Engineering — authored figure metadata (from M13):</w:t>
      </w:r>
      <w:r w:rsidDel="00000000" w:rsidR="00000000" w:rsidRPr="00000000">
        <w:rPr>
          <w:rtl w:val="0"/>
        </w:rPr>
        <w:t xml:space="preserve"> Missing side solving order is pre-defined per room figure, not algorithmically determined. Same constraint as M13. Room figures in the content library include: room shape coordinates, dimension labels, missing side positions, solving order, valid decompositions, and furniture compatibility data (which regions fit which furniture items).</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b w:val="1"/>
          <w:bCs w:val="1"/>
          <w:rtl w:val="0"/>
        </w:rPr>
        <w:t xml:space="preserve">No new mathematical tools.</w:t>
      </w:r>
      <w:r w:rsidDel="00000000" w:rsidR="00000000" w:rsidRPr="00000000">
        <w:rPr>
          <w:rtl w:val="0"/>
        </w:rPr>
        <w:t xml:space="preserve"> M14 uses existing Composite Figures and Equation Builder from M11–M13. The new capabilities (furniture display, placement MC, state persistence) are UI/UX features, not mathematical tools.</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rPr/>
      </w:pPr>
      <w:bookmarkStart w:colFirst="0" w:colLast="0" w:name="_qw7gauna5uxo" w:id="158"/>
      <w:bookmarkEnd w:id="158"/>
      <w:r w:rsidDel="00000000" w:rsidR="00000000" w:rsidRPr="00000000">
        <w:rPr>
          <w:rtl w:val="0"/>
        </w:rPr>
        <w:t xml:space="preserve">Data Constraints</w:t>
      </w:r>
    </w:p>
    <w:p w:rsidR="00000000" w:rsidDel="00000000" w:rsidP="00000000" w:rsidRDefault="00000000" w:rsidRPr="00000000" w14:paraId="00000D4B">
      <w:pPr>
        <w:rPr/>
      </w:pPr>
      <w:r w:rsidDel="00000000" w:rsidR="00000000" w:rsidRPr="00000000">
        <w:rPr>
          <w:b w:val="1"/>
          <w:bCs w:val="1"/>
          <w:rtl w:val="0"/>
        </w:rPr>
        <w:t xml:space="preserve">Room figures:</w:t>
      </w:r>
      <w:r w:rsidDel="00000000" w:rsidR="00000000" w:rsidRPr="00000000">
        <w:rPr>
          <w:rtl w:val="0"/>
        </w:rPr>
        <w:t xml:space="preserve"> L-shaped or T-shaped rooms. 2–3 component rectangles. Side lengths 3–10 feet. Total area 40–80 sq ft (realistic for a child's room). 1–2 missing sides.</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dimensions must be designed so that the target furniture FITS (area sufficient AND dimensions compatible with at least one region). M14 is an application module — students should succeed at the fitting question, not be tricked by it.</w:t>
      </w:r>
    </w:p>
    <w:p w:rsidR="00000000" w:rsidDel="00000000" w:rsidP="00000000" w:rsidRDefault="00000000" w:rsidRPr="00000000" w14:paraId="00000D4E">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Missing sides follow M13 constraints: missing side values ≥ 2, clean subtraction, authored solving order.</w:t>
      </w:r>
    </w:p>
    <w:p w:rsidR="00000000" w:rsidDel="00000000" w:rsidP="00000000" w:rsidRDefault="00000000" w:rsidRPr="00000000" w14:paraId="00000D4F">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shapes should feel room-like: L-shaped room with a closet bump-out, T-shaped room with a window alcove. Not abstract geometric puzzles.</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b w:val="1"/>
          <w:bCs w:val="1"/>
          <w:rtl w:val="0"/>
        </w:rPr>
        <w:t xml:space="preserve">Furniture items:</w:t>
      </w:r>
      <w:r w:rsidDel="00000000" w:rsidR="00000000" w:rsidRPr="00000000">
        <w:rPr>
          <w:rtl w:val="0"/>
        </w:rPr>
        <w:t xml:space="preserve"> Simple rectangles with whole-number dimensions in feet.</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Bed: 7 × 4 or 6 × 4 (realistic twin bed approximation)</w:t>
      </w:r>
    </w:p>
    <w:p w:rsidR="00000000" w:rsidDel="00000000" w:rsidP="00000000" w:rsidRDefault="00000000" w:rsidRPr="00000000" w14:paraId="00000D54">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Desk: 5 × 3 or 4 × 3 (realistic child's desk approximation)</w:t>
      </w:r>
    </w:p>
    <w:p w:rsidR="00000000" w:rsidDel="00000000" w:rsidP="00000000" w:rsidRDefault="00000000" w:rsidRPr="00000000" w14:paraId="00000D55">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Optional additional items for Practice: bookshelf (6 × 2), rug (5 × 4), dresser (4 × 3)</w:t>
      </w:r>
    </w:p>
    <w:p w:rsidR="00000000" w:rsidDel="00000000" w:rsidP="00000000" w:rsidRDefault="00000000" w:rsidRPr="00000000" w14:paraId="00000D56">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Furniture dimensions must be ≤ the smallest room region dimension they're intended to fit in</w:t>
      </w:r>
    </w:p>
    <w:p w:rsidR="00000000" w:rsidDel="00000000" w:rsidP="00000000" w:rsidRDefault="00000000" w:rsidRPr="00000000" w14:paraId="00000D57">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furniture item has exactly 2 dimensions (length × width) — no compound furniture</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b w:val="1"/>
          <w:bCs w:val="1"/>
          <w:rtl w:val="0"/>
        </w:rPr>
        <w:t xml:space="preserve">Fitting constraints:</w:t>
      </w: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At least one decomposed region must have dimensions ≥ both furniture dimensions (in either orientation — a 7 × 4 bed fits in a 7 × 5 region OR a 4 × 8 region)</w:t>
      </w:r>
    </w:p>
    <w:p w:rsidR="00000000" w:rsidDel="00000000" w:rsidP="00000000" w:rsidRDefault="00000000" w:rsidRPr="00000000" w14:paraId="00000D5C">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furniture area must be &lt; total room area (there IS enough space)</w:t>
      </w:r>
    </w:p>
    <w:p w:rsidR="00000000" w:rsidDel="00000000" w:rsidP="00000000" w:rsidRDefault="00000000" w:rsidRPr="00000000" w14:paraId="00000D5D">
      <w:pPr>
        <w:numPr>
          <w:ilvl w:val="0"/>
          <w:numId w:val="43"/>
        </w:numPr>
        <w:ind w:left="720" w:hanging="360"/>
        <w:rPr>
          <w:rFonts w:ascii="Arial" w:cs="Arial" w:eastAsia="Arial" w:hAnsi="Arial"/>
          <w:b w:val="0"/>
          <w:bCs w:val="0"/>
          <w:i w:val="0"/>
          <w:iCs w:val="0"/>
          <w:smallCaps w:val="0"/>
          <w:strike w:val="1"/>
          <w:color w:val="000000"/>
          <w:sz w:val="22"/>
          <w:szCs w:val="22"/>
          <w:shd w:fill="auto" w:val="clear"/>
          <w:vertAlign w:val="baseline"/>
        </w:rPr>
      </w:pPr>
      <w:r w:rsidDel="00000000" w:rsidR="00000000" w:rsidRPr="00000000">
        <w:rPr>
          <w:rFonts w:ascii="Arial Unicode MS" w:cs="Arial Unicode MS" w:eastAsia="Arial Unicode MS" w:hAnsi="Arial Unicode MS"/>
          <w:strike w:val="1"/>
          <w:rtl w:val="0"/>
        </w:rPr>
        <w:t xml:space="preserve">Design room and furniture so the "will it fit?" answer is YES. The insight about "enough area ≠ it fits" is surfaced through guided discussion, not through a problem where furniture doesn't fit. Positive resolution for third graders.</w:t>
      </w:r>
    </w:p>
    <w:p w:rsidR="00000000" w:rsidDel="00000000" w:rsidP="00000000" w:rsidRDefault="00000000" w:rsidRPr="00000000" w14:paraId="00000D5E">
      <w:pPr>
        <w:numPr>
          <w:ilvl w:val="0"/>
          <w:numId w:val="4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hd w:fill="ffe599" w:val="clear"/>
          <w:rtl w:val="0"/>
        </w:rPr>
        <w:t xml:space="preserve">Design room and furniture so the "will it fit?" answer is YES for all main lesson problems. Positive resolution for third graders in Early/Mid/Late.</w:t>
      </w:r>
    </w:p>
    <w:p w:rsidR="00000000" w:rsidDel="00000000" w:rsidP="00000000" w:rsidRDefault="00000000" w:rsidRPr="00000000" w14:paraId="00000D5F">
      <w:pPr>
        <w:numPr>
          <w:ilvl w:val="0"/>
          <w:numId w:val="43"/>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rFonts w:ascii="Arial Unicode MS" w:cs="Arial Unicode MS" w:eastAsia="Arial Unicode MS" w:hAnsi="Arial Unicode MS"/>
          <w:b w:val="1"/>
          <w:bCs w:val="1"/>
          <w:shd w:fill="ffe599" w:val="clear"/>
          <w:rtl w:val="0"/>
        </w:rPr>
        <w:t xml:space="preserve">Practice includes 1–2 STRETCH problems where "enough area ≠ it fits" is experienced directly.</w:t>
      </w:r>
      <w:r w:rsidDel="00000000" w:rsidR="00000000" w:rsidRPr="00000000">
        <w:rPr>
          <w:shd w:fill="ffe599" w:val="clear"/>
          <w:rtl w:val="0"/>
        </w:rPr>
        <w:t xml:space="preserve"> See Practice stretch activities below.</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Usable floor space calculation:</w:t>
      </w:r>
      <w:r w:rsidDel="00000000" w:rsidR="00000000" w:rsidRPr="00000000">
        <w:rPr>
          <w:rFonts w:ascii="Arial Unicode MS" w:cs="Arial Unicode MS" w:eastAsia="Arial Unicode MS" w:hAnsi="Arial Unicode MS"/>
          <w:rtl w:val="0"/>
        </w:rPr>
        <w:t xml:space="preserve"> Room area − sum of furniture areas. Result should be a positive number ≥ 5 sq ft (feels like "enough space to move around" rather than an impossibly tight fit).</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b w:val="1"/>
          <w:bCs w:val="1"/>
          <w:rtl w:val="0"/>
        </w:rPr>
        <w:t xml:space="preserve">Exit check room:</w:t>
      </w:r>
      <w:r w:rsidDel="00000000" w:rsidR="00000000" w:rsidRPr="00000000">
        <w:rPr>
          <w:rtl w:val="0"/>
        </w:rPr>
        <w:t xml:space="preserve"> Different from lesson room (tests transfer). L-shaped, 1 missing side, simpler than lesson room. Total area 30–60 sq ft. Furniture: 2 simple items.</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b w:val="1"/>
          <w:bCs w:val="1"/>
          <w:rtl w:val="0"/>
        </w:rPr>
        <w:t xml:space="preserve">Context:</w:t>
      </w:r>
      <w:r w:rsidDel="00000000" w:rsidR="00000000" w:rsidRPr="00000000">
        <w:rPr>
          <w:rtl w:val="0"/>
        </w:rPr>
        <w:t xml:space="preserve"> All problems in square feet. Room/furniture context throughout. No abstract figures in M14 — every problem has a real-world framing.</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b w:val="1"/>
          <w:bCs w:val="1"/>
          <w:rtl w:val="0"/>
        </w:rPr>
        <w:t xml:space="preserve">Avoid in M14:</w:t>
      </w:r>
      <w:r w:rsidDel="00000000" w:rsidR="00000000" w:rsidRPr="00000000">
        <w:rPr>
          <w:rtl w:val="0"/>
        </w:rPr>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U-shapes or complex figures (keep rooms to L and T shapes — realistic room layouts)</w:t>
      </w:r>
    </w:p>
    <w:p w:rsidR="00000000" w:rsidDel="00000000" w:rsidP="00000000" w:rsidRDefault="00000000" w:rsidRPr="00000000" w14:paraId="00000D6A">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than 2 missing sides per room (cognitive load ceiling in a multi-phase problem)</w:t>
      </w:r>
    </w:p>
    <w:p w:rsidR="00000000" w:rsidDel="00000000" w:rsidP="00000000" w:rsidRDefault="00000000" w:rsidRPr="00000000" w14:paraId="00000D6B">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that doesn't fit (no gotcha problems — positive resolution)</w:t>
      </w:r>
    </w:p>
    <w:p w:rsidR="00000000" w:rsidDel="00000000" w:rsidP="00000000" w:rsidRDefault="00000000" w:rsidRPr="00000000" w14:paraId="00000D6C">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Gridded figures (M14 is fully abstract)</w:t>
      </w:r>
    </w:p>
    <w:p w:rsidR="00000000" w:rsidDel="00000000" w:rsidP="00000000" w:rsidRDefault="00000000" w:rsidRPr="00000000" w14:paraId="00000D6D">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Problems without context (every M14 problem is about rooms/furniture/space)</w:t>
      </w:r>
    </w:p>
    <w:p w:rsidR="00000000" w:rsidDel="00000000" w:rsidP="00000000" w:rsidRDefault="00000000" w:rsidRPr="00000000" w14:paraId="00000D6E">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than 2 furniture items per room in the lesson (can add a third in Practice as stretch)</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3"/>
        <w:rPr/>
      </w:pPr>
      <w:bookmarkStart w:colFirst="0" w:colLast="0" w:name="_6feu5sf51222" w:id="159"/>
      <w:bookmarkEnd w:id="159"/>
      <w:r w:rsidDel="00000000" w:rsidR="00000000" w:rsidRPr="00000000">
        <w:rPr>
          <w:rtl w:val="0"/>
        </w:rPr>
        <w:t xml:space="preserve">Vocabulary</w:t>
      </w:r>
    </w:p>
    <w:p w:rsidR="00000000" w:rsidDel="00000000" w:rsidP="00000000" w:rsidRDefault="00000000" w:rsidRPr="00000000" w14:paraId="00000D72">
      <w:pPr>
        <w:rPr/>
      </w:pPr>
      <w:r w:rsidDel="00000000" w:rsidR="00000000" w:rsidRPr="00000000">
        <w:rPr>
          <w:b w:val="1"/>
          <w:bCs w:val="1"/>
          <w:rtl w:val="0"/>
        </w:rPr>
        <w:t xml:space="preserve">New:</w:t>
      </w:r>
      <w:r w:rsidDel="00000000" w:rsidR="00000000" w:rsidRPr="00000000">
        <w:rPr>
          <w:rtl w:val="0"/>
        </w:rPr>
        <w:t xml:space="preserve"> (none — this is a consolidation module)</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b w:val="1"/>
          <w:bCs w:val="1"/>
          <w:rtl w:val="0"/>
        </w:rPr>
        <w:t xml:space="preserve">Reinforced:</w:t>
      </w:r>
      <w:r w:rsidDel="00000000" w:rsidR="00000000" w:rsidRPr="00000000">
        <w:rPr>
          <w:rtl w:val="0"/>
        </w:rPr>
        <w:t xml:space="preserve"> area, square feet, dimensions, composite figure, decompose, missing side, related sides, multiply, add, expression</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b w:val="1"/>
          <w:bCs w:val="1"/>
          <w:rtl w:val="0"/>
        </w:rPr>
        <w:t xml:space="preserve">Context vocabulary (receptive, not taught as math terms):</w:t>
      </w:r>
      <w:r w:rsidDel="00000000" w:rsidR="00000000" w:rsidRPr="00000000">
        <w:rPr>
          <w:rtl w:val="0"/>
        </w:rPr>
        <w:t xml:space="preserve"> room, floor plan, furniture, floor space, "usable space." These are real-world words students already know. They don't need math instruction — they need to connect to the math vocabulary they've learned.</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b w:val="1"/>
          <w:bCs w:val="1"/>
          <w:rtl w:val="0"/>
        </w:rPr>
        <w:t xml:space="preserve">Language patterns:</w:t>
      </w: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room has an area of ___ square feet."</w:t>
      </w:r>
    </w:p>
    <w:p w:rsidR="00000000" w:rsidDel="00000000" w:rsidP="00000000" w:rsidRDefault="00000000" w:rsidRPr="00000000" w14:paraId="00000D7B">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bed needs ___ square feet of floor space."</w:t>
      </w:r>
    </w:p>
    <w:p w:rsidR="00000000" w:rsidDel="00000000" w:rsidP="00000000" w:rsidRDefault="00000000" w:rsidRPr="00000000" w14:paraId="00000D7C">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there enough room for the bed and desk? How do you know?"</w:t>
      </w:r>
    </w:p>
    <w:p w:rsidR="00000000" w:rsidDel="00000000" w:rsidP="00000000" w:rsidRDefault="00000000" w:rsidRPr="00000000" w14:paraId="00000D7D">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floor space is left after placing the furniture?"</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rPr/>
      </w:pPr>
      <w:bookmarkStart w:colFirst="0" w:colLast="0" w:name="_5eywkp3no6c0" w:id="160"/>
      <w:bookmarkEnd w:id="160"/>
      <w:r w:rsidDel="00000000" w:rsidR="00000000" w:rsidRPr="00000000">
        <w:rPr>
          <w:rFonts w:ascii="Arial Unicode MS" w:cs="Arial Unicode MS" w:eastAsia="Arial Unicode MS" w:hAnsi="Arial Unicode MS"/>
          <w:rtl w:val="0"/>
        </w:rPr>
        <w:t xml:space="preserve">Key Transition: M13 → M14</w:t>
      </w:r>
    </w:p>
    <w:p w:rsidR="00000000" w:rsidDel="00000000" w:rsidP="00000000" w:rsidRDefault="00000000" w:rsidRPr="00000000" w14:paraId="00000D81">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Abstract skill isolation (M13) → Contextual application (M14). Same skills, real-world purpose.</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b w:val="1"/>
          <w:bCs w:val="1"/>
          <w:rtl w:val="0"/>
        </w:rPr>
        <w:t xml:space="preserve">What carries forward:</w:t>
      </w:r>
      <w:r w:rsidDel="00000000" w:rsidR="00000000" w:rsidRPr="00000000">
        <w:rPr>
          <w:rtl w:val="0"/>
        </w:rPr>
        <w:t xml:space="preserve"> Missing-side reasoning, decompose-calculate-add workflow, dimension pairing, all M11–M13 engineering specifications, Highlight Related Sides (remediation only), "related sides" vocabulary</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b w:val="1"/>
          <w:bCs w:val="1"/>
          <w:rtl w:val="0"/>
        </w:rPr>
        <w:t xml:space="preserve">What's new:</w:t>
      </w:r>
      <w:r w:rsidDel="00000000" w:rsidR="00000000" w:rsidRPr="00000000">
        <w:rPr>
          <w:rtl w:val="0"/>
        </w:rPr>
        <w:t xml:space="preserve"> Sustained room context (one room across the entire module), furniture comparison, "will it fit?" decision-making, usable floor space calculation, state persistence across lesson phases, mathematical modeling precursor (MP4)</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b w:val="1"/>
          <w:bCs w:val="1"/>
          <w:rtl w:val="0"/>
        </w:rPr>
        <w:t xml:space="preserve">Why this works now:</w:t>
      </w:r>
      <w:r w:rsidDel="00000000" w:rsidR="00000000" w:rsidRPr="00000000">
        <w:rPr>
          <w:rtl w:val="0"/>
        </w:rPr>
        <w:t xml:space="preserve"> Students can find missing sides (M13), decompose ungridded composite figures (M12), and calculate area independently (M7 onward). M14 doesn't teach any of these — it puts them all together in service of a real question. The cognitive challenge is orchestration, not acquisition.</w:t>
      </w:r>
    </w:p>
    <w:p w:rsidR="00000000" w:rsidDel="00000000" w:rsidP="00000000" w:rsidRDefault="00000000" w:rsidRPr="00000000" w14:paraId="00000D88">
      <w:pPr>
        <w:pStyle w:val="Heading3"/>
        <w:rPr/>
      </w:pPr>
      <w:bookmarkStart w:colFirst="0" w:colLast="0" w:name="_ofhj9hez40nq" w:id="161"/>
      <w:bookmarkEnd w:id="161"/>
      <w:r w:rsidDel="00000000" w:rsidR="00000000" w:rsidRPr="00000000">
        <w:rPr>
          <w:rtl w:val="0"/>
        </w:rPr>
        <w:t xml:space="preserve">M14 as Unit Capstone</w:t>
      </w:r>
    </w:p>
    <w:p w:rsidR="00000000" w:rsidDel="00000000" w:rsidP="00000000" w:rsidRDefault="00000000" w:rsidRPr="00000000" w14:paraId="00000D89">
      <w:pPr>
        <w:rPr/>
      </w:pPr>
      <w:r w:rsidDel="00000000" w:rsidR="00000000" w:rsidRPr="00000000">
        <w:rPr>
          <w:b w:val="1"/>
          <w:bCs w:val="1"/>
          <w:rtl w:val="0"/>
        </w:rPr>
        <w:t xml:space="preserve">What M14 establishes:</w:t>
      </w:r>
      <w:r w:rsidDel="00000000" w:rsidR="00000000" w:rsidRPr="00000000">
        <w:rPr>
          <w:rtl w:val="0"/>
        </w:rPr>
        <w:t xml:space="preserve"> Students can use the area to answer real-world questions. They can orchestrate a multi-step problem involving composite shapes, missing dimensions, area calculation, and comparison — all without visual scaffolding.</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b w:val="1"/>
          <w:bCs w:val="1"/>
          <w:rtl w:val="0"/>
        </w:rPr>
        <w:t xml:space="preserve">What this prepares for:</w:t>
      </w:r>
      <w:r w:rsidDel="00000000" w:rsidR="00000000" w:rsidRPr="00000000">
        <w:rPr>
          <w:rtl w:val="0"/>
        </w:rPr>
        <w:t xml:space="preserve"> Mathematical modeling (MP4) is a thread that runs through grades 3–5. M14 is </w:t>
      </w:r>
      <w:r w:rsidDel="00000000" w:rsidR="00000000" w:rsidRPr="00000000">
        <w:rPr>
          <w:rtl w:val="0"/>
        </w:rPr>
        <w:t xml:space="preserve">a first</w:t>
      </w:r>
      <w:r w:rsidDel="00000000" w:rsidR="00000000" w:rsidRPr="00000000">
        <w:rPr>
          <w:rtl w:val="0"/>
        </w:rPr>
        <w:t xml:space="preserve"> experience with "use math to make a decision about the real world." It's deliberately simple (the furniture fits, the math works out) because the metacognitive skill of orchestrating multiple steps in service of a question is itself the challenge.</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b w:val="1"/>
          <w:bCs w:val="1"/>
          <w:rtl w:val="0"/>
        </w:rPr>
        <w:t xml:space="preserve">The unit arc in one sentence:</w:t>
      </w:r>
      <w:r w:rsidDel="00000000" w:rsidR="00000000" w:rsidRPr="00000000">
        <w:rPr>
          <w:rtl w:val="0"/>
        </w:rPr>
        <w:t xml:space="preserve"> Students went from covering shapes with squares (M1) to designing room layouts using area (M14). That's the full CRA journey — concrete to abstract to application.</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b w:val="1"/>
          <w:bCs w:val="1"/>
          <w:rtl w:val="0"/>
        </w:rPr>
        <w:t xml:space="preserve">⚠️ Module Mapping update:</w:t>
      </w:r>
      <w:r w:rsidDel="00000000" w:rsidR="00000000" w:rsidRPr="00000000">
        <w:rPr>
          <w:rtl w:val="0"/>
        </w:rPr>
        <w:t xml:space="preserve"> Include this sentence in the Module Mapping as the unit's narrative throughline. It belongs in a header or summary row that frames the 14-module progression for teachers and SMEs.</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3"/>
        <w:rPr>
          <w:shd w:fill="a4c2f4" w:val="clear"/>
        </w:rPr>
      </w:pPr>
      <w:bookmarkStart w:colFirst="0" w:colLast="0" w:name="_fqnwl1kk799c" w:id="162"/>
      <w:bookmarkEnd w:id="162"/>
      <w:r w:rsidDel="00000000" w:rsidR="00000000" w:rsidRPr="00000000">
        <w:rPr>
          <w:shd w:fill="a4c2f4" w:val="clear"/>
          <w:rtl w:val="0"/>
        </w:rPr>
        <w:t xml:space="preserve">SME Review Questions</w:t>
      </w:r>
    </w:p>
    <w:p w:rsidR="00000000" w:rsidDel="00000000" w:rsidP="00000000" w:rsidRDefault="00000000" w:rsidRPr="00000000" w14:paraId="00000D93">
      <w:pPr>
        <w:numPr>
          <w:ilvl w:val="0"/>
          <w:numId w:val="6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Furniture fitting "gotcha" — should M14 include problems where area is sufficient but shape prevents fitting?</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Not in the main lesson (positive resolution maintained). Practice includes 1–2 STRETCH problems: (a) furniture selection where some items have sufficient area but dimensions don't fit the region, and (b) playpen design where students discover through their own factor-pair choices that some valid rectangles don't fit the available space. The playpen problem connects M8's "same area, different shapes" to a real-world reason why shape matters. Emotional tone is playful discovery, not frustration — a 1×12 playpen is funny, not a failure.</w:t>
      </w:r>
      <w:commentRangeStart w:id="212"/>
      <w:r w:rsidDel="00000000" w:rsidR="00000000" w:rsidRPr="00000000">
        <w:rPr>
          <w:shd w:fill="ffe599" w:val="clear"/>
          <w:rtl w:val="0"/>
        </w:rPr>
        <w:t xml:space="preserve">    </w:t>
      </w:r>
      <w:commentRangeEnd w:id="212"/>
      <w:r w:rsidDel="00000000" w:rsidR="00000000" w:rsidRPr="00000000">
        <w:commentReference w:id="212"/>
      </w:r>
      <w:r w:rsidDel="00000000" w:rsidR="00000000" w:rsidRPr="00000000">
        <w:rPr>
          <w:rtl w:val="0"/>
        </w:rPr>
      </w:r>
    </w:p>
    <w:p w:rsidR="00000000" w:rsidDel="00000000" w:rsidP="00000000" w:rsidRDefault="00000000" w:rsidRPr="00000000" w14:paraId="00000D94">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trike w:val="1"/>
          <w:rtl w:val="0"/>
        </w:rPr>
        <w:t xml:space="preserve">State persistence scope:</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If session architecture supports cross-phase state, use true persistence (room carries forward with student's resolved missing sides). If not, the fallback is acceptable: re-display the room with all dimensions filled in at the start of Mid, with a brief "remember, you found these missing sides" acknowledgment. The pedagogical cost is minimal — students see the same room with a brief reminder rather than watching their own work carry forward. Don't block the module on an engineering uncertainty. Either approach works.</w:t>
      </w:r>
    </w:p>
    <w:p w:rsidR="00000000" w:rsidDel="00000000" w:rsidP="00000000" w:rsidRDefault="00000000" w:rsidRPr="00000000" w14:paraId="00000D95">
      <w:pPr>
        <w:numPr>
          <w:ilvl w:val="0"/>
          <w:numId w:val="6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Second room in Late extension — appropriate scope for an already-substantial module?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Keep as optional/stretch. The core M14 experience (find missing sides → decompose → calculate → furniture fitting) is complete without the second room comparison. Sessions that reach it get a bonus M9-style comparison in composite figure context. Sessions that don't lose nothing essential.</w:t>
      </w:r>
      <w:commentRangeStart w:id="213"/>
      <w:r w:rsidDel="00000000" w:rsidR="00000000" w:rsidRPr="00000000">
        <w:rPr>
          <w:shd w:fill="ffe599" w:val="clear"/>
          <w:rtl w:val="0"/>
        </w:rPr>
        <w:t xml:space="preserve">     </w:t>
      </w:r>
      <w:commentRangeEnd w:id="213"/>
      <w:r w:rsidDel="00000000" w:rsidR="00000000" w:rsidRPr="00000000">
        <w:commentReference w:id="213"/>
      </w:r>
      <w:r w:rsidDel="00000000" w:rsidR="00000000" w:rsidRPr="00000000">
        <w:rPr>
          <w:rtl w:val="0"/>
        </w:rPr>
      </w:r>
    </w:p>
    <w:p w:rsidR="00000000" w:rsidDel="00000000" w:rsidP="00000000" w:rsidRDefault="00000000" w:rsidRPr="00000000" w14:paraId="00000D96">
      <w:pPr>
        <w:numPr>
          <w:ilvl w:val="0"/>
          <w:numId w:val="6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Equation Builder in M14 — remove entirely to enforce full independence, or keep available?</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rFonts w:ascii="Arial Unicode MS" w:cs="Arial Unicode MS" w:eastAsia="Arial Unicode MS" w:hAnsi="Arial Unicode MS"/>
          <w:shd w:fill="ffe599" w:val="clear"/>
          <w:rtl w:val="0"/>
        </w:rPr>
        <w:t xml:space="preserve"> Keep available. M14's cognitive challenge is orchestrating the full workflow (missing sides → decompose → calculate → add → compare → decide), not arithmetic. The Equation Builder helps students organize multi-step thinking — that's legitimate tool use, not a crutch. Exit check can omit it to verify independence where needed.</w:t>
      </w:r>
      <w:commentRangeStart w:id="214"/>
      <w:r w:rsidDel="00000000" w:rsidR="00000000" w:rsidRPr="00000000">
        <w:rPr>
          <w:b w:val="1"/>
          <w:bCs w:val="1"/>
          <w:shd w:fill="ffe599" w:val="clear"/>
          <w:rtl w:val="0"/>
        </w:rPr>
        <w:t xml:space="preserve">    </w:t>
      </w:r>
      <w:commentRangeEnd w:id="214"/>
      <w:r w:rsidDel="00000000" w:rsidR="00000000" w:rsidRPr="00000000">
        <w:commentReference w:id="214"/>
      </w:r>
      <w:r w:rsidDel="00000000" w:rsidR="00000000" w:rsidRPr="00000000">
        <w:rPr>
          <w:rtl w:val="0"/>
        </w:rPr>
      </w:r>
    </w:p>
    <w:p w:rsidR="00000000" w:rsidDel="00000000" w:rsidP="00000000" w:rsidRDefault="00000000" w:rsidRPr="00000000" w14:paraId="00000D97">
      <w:pPr>
        <w:numPr>
          <w:ilvl w:val="0"/>
          <w:numId w:val="65"/>
        </w:numPr>
        <w:ind w:left="720" w:hanging="360"/>
        <w:rPr>
          <w:rFonts w:ascii="Arial" w:cs="Arial" w:eastAsia="Arial" w:hAnsi="Arial"/>
          <w:b w:val="0"/>
          <w:bCs w:val="0"/>
          <w:i w:val="0"/>
          <w:iCs w:val="0"/>
          <w:smallCaps w:val="0"/>
          <w:strike w:val="0"/>
          <w:color w:val="000000"/>
          <w:sz w:val="22"/>
          <w:szCs w:val="22"/>
          <w:shd w:fill="ffe599" w:val="clear"/>
          <w:vertAlign w:val="baseline"/>
        </w:rPr>
      </w:pPr>
      <w:r w:rsidDel="00000000" w:rsidR="00000000" w:rsidRPr="00000000">
        <w:rPr>
          <w:strike w:val="1"/>
          <w:shd w:fill="ffe599" w:val="clear"/>
          <w:rtl w:val="0"/>
        </w:rPr>
        <w:t xml:space="preserve">Unit-level synthesis placement — keep in M14's synthesis or create separate Unit 2 Wrap-Up?</w:t>
      </w:r>
      <w:r w:rsidDel="00000000" w:rsidR="00000000" w:rsidRPr="00000000">
        <w:rPr>
          <w:shd w:fill="ffe599" w:val="clear"/>
          <w:rtl w:val="0"/>
        </w:rPr>
        <w:t xml:space="preserve"> </w:t>
      </w:r>
      <w:r w:rsidDel="00000000" w:rsidR="00000000" w:rsidRPr="00000000">
        <w:rPr>
          <w:b w:val="1"/>
          <w:bCs w:val="1"/>
          <w:shd w:fill="ffe599" w:val="clear"/>
          <w:rtl w:val="0"/>
        </w:rPr>
        <w:t xml:space="preserve">RESOLVED:</w:t>
      </w:r>
      <w:r w:rsidDel="00000000" w:rsidR="00000000" w:rsidRPr="00000000">
        <w:rPr>
          <w:shd w:fill="ffe599" w:val="clear"/>
          <w:rtl w:val="0"/>
        </w:rPr>
        <w:t xml:space="preserve"> Keep in M14's synthesis as a unit-wide review and celebration. The room design context naturally invites "look how far you've come" reflection — from counting squares (M1) to designing rooms with missing measurements (M14). A separate wrap-up would feel disconnected from the application experience. Frame as celebration of growth, not just skill review.</w:t>
      </w:r>
      <w:commentRangeStart w:id="215"/>
      <w:r w:rsidDel="00000000" w:rsidR="00000000" w:rsidRPr="00000000">
        <w:rPr>
          <w:b w:val="1"/>
          <w:bCs w:val="1"/>
          <w:shd w:fill="ffe599" w:val="clear"/>
          <w:rtl w:val="0"/>
        </w:rPr>
        <w:t xml:space="preserve">     </w:t>
      </w:r>
      <w:commentRangeEnd w:id="215"/>
      <w:r w:rsidDel="00000000" w:rsidR="00000000" w:rsidRPr="00000000">
        <w:commentReference w:id="215"/>
      </w:r>
      <w:r w:rsidDel="00000000" w:rsidR="00000000" w:rsidRPr="00000000">
        <w:rPr>
          <w:rtl w:val="0"/>
        </w:rPr>
      </w:r>
    </w:p>
    <w:p w:rsidR="00000000" w:rsidDel="00000000" w:rsidP="00000000" w:rsidRDefault="00000000" w:rsidRPr="00000000" w14:paraId="00000D98">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strike w:val="1"/>
          <w:rtl w:val="0"/>
        </w:rPr>
        <w:t xml:space="preserve">M14 optional status per Decision 9</w:t>
      </w:r>
      <w:r w:rsidDel="00000000" w:rsidR="00000000" w:rsidRPr="00000000">
        <w:rPr>
          <w:rtl w:val="0"/>
        </w:rPr>
        <w:t xml:space="preserve"> </w:t>
      </w:r>
      <w:r w:rsidDel="00000000" w:rsidR="00000000" w:rsidRPr="00000000">
        <w:rPr>
          <w:b w:val="1"/>
          <w:bCs w:val="1"/>
          <w:rtl w:val="0"/>
        </w:rPr>
        <w:t xml:space="preserve">CONFIRMED:</w:t>
      </w:r>
      <w:r w:rsidDel="00000000" w:rsidR="00000000" w:rsidRPr="00000000">
        <w:rPr>
          <w:rtl w:val="0"/>
        </w:rPr>
        <w:t xml:space="preserve"> M14 is recommended but optional. M13 exit check confirms all necessary skills. M14 adds application value (orchestrating the full workflow in real-world context) but no new standards content. Teacher-facing note: "M14 is recommended but optional. Students who complete M13 successfully have met all Unit 2 standards." </w:t>
      </w:r>
      <w:commentRangeStart w:id="216"/>
      <w:r w:rsidDel="00000000" w:rsidR="00000000" w:rsidRPr="00000000">
        <w:rPr>
          <w:rtl w:val="0"/>
        </w:rPr>
        <w:t xml:space="preserve">    </w:t>
      </w:r>
      <w:commentRangeEnd w:id="216"/>
      <w:r w:rsidDel="00000000" w:rsidR="00000000" w:rsidRPr="00000000">
        <w:commentReference w:id="216"/>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b w:val="1"/>
          <w:bCs w:val="1"/>
          <w:rtl w:val="0"/>
        </w:rPr>
        <w:t xml:space="preserve">ALTERNATIVE M14 DESIGN AS A BRAIN BREAK</w:t>
        <w:br w:type="textWrapping"/>
        <w:t xml:space="preserve">MODULE 14:</w:t>
      </w:r>
      <w:r w:rsidDel="00000000" w:rsidR="00000000" w:rsidRPr="00000000">
        <w:rPr>
          <w:rtl w:val="0"/>
        </w:rPr>
        <w:t xml:space="preserve"> Room Designer (Brain Break Toy)</w:t>
      </w:r>
    </w:p>
    <w:p w:rsidR="00000000" w:rsidDel="00000000" w:rsidP="00000000" w:rsidRDefault="00000000" w:rsidRPr="00000000" w14:paraId="00000D9D">
      <w:pPr>
        <w:rPr/>
      </w:pPr>
      <w:r w:rsidDel="00000000" w:rsidR="00000000" w:rsidRPr="00000000">
        <w:rPr>
          <w:i w:val="1"/>
          <w:iCs w:val="1"/>
          <w:rtl w:val="0"/>
        </w:rPr>
        <w:t xml:space="preserve">Replaces OUR Lesson 15 | Standards reinforced: 3.MD.C.5, 3.MD.C.6, 3.MD.C.7.b, 3.MD.C.7.d (comprehensive application via play)</w:t>
      </w:r>
      <w:r w:rsidDel="00000000" w:rsidR="00000000" w:rsidRPr="00000000">
        <w:rPr>
          <w:rtl w:val="0"/>
        </w:rPr>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w:t>
      </w:r>
      <w:r w:rsidDel="00000000" w:rsidR="00000000" w:rsidRPr="00000000">
        <w:rPr>
          <w:b w:val="1"/>
          <w:bCs w:val="1"/>
          <w:rtl w:val="0"/>
        </w:rPr>
        <w:t xml:space="preserve">NOT A GUIDED MODULE — THIS IS A BRAIN BREAK TOY.</w:t>
      </w:r>
      <w:r w:rsidDel="00000000" w:rsidR="00000000" w:rsidRPr="00000000">
        <w:rPr>
          <w:rtl w:val="0"/>
        </w:rPr>
        <w:t xml:space="preserve"> The Room Designer is an open-ended creative tool available after M13 completion. It applies everything from M11–M13 in a play context. No guide narration, no lesson phases, no exit check. The pedagogical value comes from voluntary engagement with area concepts through room design.</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b w:val="1"/>
          <w:bCs w:val="1"/>
          <w:rtl w:val="0"/>
        </w:rPr>
        <w:t xml:space="preserve">Why a toy, not a module:</w:t>
      </w:r>
      <w:r w:rsidDel="00000000" w:rsidR="00000000" w:rsidRPr="00000000">
        <w:rPr>
          <w:rtl w:val="0"/>
        </w:rPr>
        <w:t xml:space="preserve"> M14 teaches zero new skills — it orchestrates existing ones. A guided module forces a single path through skills students already demonstrated in M13's exit check. A toy lets students engage at their own level: some will place furniture freely (spatial reasoning), some will calculate areas to solve challenges (full orchestration), some will design creative rooms (open exploration). All three are valid engagement with area concepts. The toy has unlimited replay value; a guided lesson is one-and-done.</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b w:val="1"/>
          <w:bCs w:val="1"/>
          <w:rtl w:val="0"/>
        </w:rPr>
        <w:t xml:space="preserve">Availability:</w:t>
      </w:r>
      <w:r w:rsidDel="00000000" w:rsidR="00000000" w:rsidRPr="00000000">
        <w:rPr>
          <w:rtl w:val="0"/>
        </w:rPr>
        <w:t xml:space="preserve"> Unlocked after M13 exit check. Available as a brain break reward throughout the remainder of the unit and beyond. Teachers can also assign challenge cards as structured practice.</w:t>
      </w:r>
    </w:p>
    <w:p w:rsidR="00000000" w:rsidDel="00000000" w:rsidP="00000000" w:rsidRDefault="00000000" w:rsidRPr="00000000" w14:paraId="00000DA4">
      <w:pPr>
        <w:rPr>
          <w:b w:val="1"/>
          <w:bCs w:val="1"/>
        </w:rPr>
      </w:pPr>
      <w:r w:rsidDel="00000000" w:rsidR="00000000" w:rsidRPr="00000000">
        <w:rPr>
          <w:rtl w:val="0"/>
        </w:rPr>
      </w:r>
    </w:p>
    <w:p w:rsidR="00000000" w:rsidDel="00000000" w:rsidP="00000000" w:rsidRDefault="00000000" w:rsidRPr="00000000" w14:paraId="00000DA5">
      <w:pPr>
        <w:pStyle w:val="Heading3"/>
        <w:rPr/>
      </w:pPr>
      <w:bookmarkStart w:colFirst="0" w:colLast="0" w:name="_nq7kk4l76ezu" w:id="163"/>
      <w:bookmarkEnd w:id="163"/>
      <w:r w:rsidDel="00000000" w:rsidR="00000000" w:rsidRPr="00000000">
        <w:rPr>
          <w:rtl w:val="0"/>
        </w:rPr>
        <w:t xml:space="preserve">What Students DO</w:t>
      </w:r>
    </w:p>
    <w:p w:rsidR="00000000" w:rsidDel="00000000" w:rsidP="00000000" w:rsidRDefault="00000000" w:rsidRPr="00000000" w14:paraId="00000DA6">
      <w:pPr>
        <w:rPr/>
      </w:pPr>
      <w:r w:rsidDel="00000000" w:rsidR="00000000" w:rsidRPr="00000000">
        <w:rPr>
          <w:b w:val="1"/>
          <w:bCs w:val="1"/>
          <w:rtl w:val="0"/>
        </w:rPr>
        <w:t xml:space="preserve">LAYER 1: FREE PLAY (default)</w:t>
      </w:r>
      <w:r w:rsidDel="00000000" w:rsidR="00000000" w:rsidRPr="00000000">
        <w:rPr>
          <w:rtl w:val="0"/>
        </w:rPr>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The student opens the Room Designer and sees an empty canvas.</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a room:</w:t>
      </w:r>
      <w:r w:rsidDel="00000000" w:rsidR="00000000" w:rsidRPr="00000000">
        <w:rPr>
          <w:rtl w:val="0"/>
        </w:rPr>
        <w:t xml:space="preserve"> Snap rectangular pieces together to create composite room shapes. Each piece has editable dimensions (number palette, 1–12). Total area updates in real time as pieces are added/resized.</w:t>
      </w:r>
    </w:p>
    <w:p w:rsidR="00000000" w:rsidDel="00000000" w:rsidP="00000000" w:rsidRDefault="00000000" w:rsidRPr="00000000" w14:paraId="00000DAB">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Place furniture:</w:t>
      </w:r>
      <w:r w:rsidDel="00000000" w:rsidR="00000000" w:rsidRPr="00000000">
        <w:rPr>
          <w:rtl w:val="0"/>
        </w:rPr>
        <w:t xml:space="preserve"> Drag furniture items (bed, desk, bookshelf, rug, dresser, playpen) into the room. Each furniture item has fixed or editable dimensions and displays its area. Furniture snaps to room regions.</w:t>
      </w:r>
    </w:p>
    <w:p w:rsidR="00000000" w:rsidDel="00000000" w:rsidP="00000000" w:rsidRDefault="00000000" w:rsidRPr="00000000" w14:paraId="00000DA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Dimension feedback:</w:t>
      </w:r>
      <w:r w:rsidDel="00000000" w:rsidR="00000000" w:rsidRPr="00000000">
        <w:rPr>
          <w:rtl w:val="0"/>
        </w:rPr>
        <w:t xml:space="preserve"> The system shows whether furniture fits the region it's placed in (green outline = fits, red outline = dimensions exceed region). No penalty for placing furniture that doesn't fit — the red outline IS the feedback. Students can resize or move.</w:t>
      </w:r>
    </w:p>
    <w:p w:rsidR="00000000" w:rsidDel="00000000" w:rsidP="00000000" w:rsidRDefault="00000000" w:rsidRPr="00000000" w14:paraId="00000DAD">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Area display:</w:t>
      </w:r>
      <w:r w:rsidDel="00000000" w:rsidR="00000000" w:rsidRPr="00000000">
        <w:rPr>
          <w:rtl w:val="0"/>
        </w:rPr>
        <w:t xml:space="preserve"> Total room area, total furniture area, and remaining floor space shown in a sidebar panel. Updates in real time.</w:t>
      </w:r>
    </w:p>
    <w:p w:rsidR="00000000" w:rsidDel="00000000" w:rsidP="00000000" w:rsidRDefault="00000000" w:rsidRPr="00000000" w14:paraId="00000DAE">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right/wrong, no scoring, no guide narration.</w:t>
      </w:r>
      <w:r w:rsidDel="00000000" w:rsidR="00000000" w:rsidRPr="00000000">
        <w:rPr>
          <w:rtl w:val="0"/>
        </w:rPr>
        <w:t xml:space="preserve"> This is a sandbox. Students build, experiment, and discover.</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0">
      <w:pPr>
        <w:rPr/>
      </w:pPr>
      <w:r w:rsidDel="00000000" w:rsidR="00000000" w:rsidRPr="00000000">
        <w:rPr>
          <w:b w:val="1"/>
          <w:bCs w:val="1"/>
          <w:rtl w:val="0"/>
        </w:rPr>
        <w:t xml:space="preserve">Toy capabilities required:</w:t>
      </w:r>
      <w:r w:rsidDel="00000000" w:rsidR="00000000" w:rsidRPr="00000000">
        <w:rPr>
          <w:rtl w:val="0"/>
        </w:rPr>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2">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Composite room builder: snap rectangles together to form L/T/U shapes (same geometry engine as Composite Figures tool, but student-constructed rather than pre-authored)</w:t>
      </w:r>
    </w:p>
    <w:p w:rsidR="00000000" w:rsidDel="00000000" w:rsidP="00000000" w:rsidRDefault="00000000" w:rsidRPr="00000000" w14:paraId="00000DB3">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library: pre-built items with fixed dimensions (bed 7×4, desk 5×3, bookshelf 6×2, rug 5×4, dresser 4×3, playpen 3×4) PLUS "custom furniture" with editable dimensions</w:t>
      </w:r>
    </w:p>
    <w:p w:rsidR="00000000" w:rsidDel="00000000" w:rsidP="00000000" w:rsidRDefault="00000000" w:rsidRPr="00000000" w14:paraId="00000DB4">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area calculation: room total, per-region areas, furniture areas, remaining space</w:t>
      </w:r>
    </w:p>
    <w:p w:rsidR="00000000" w:rsidDel="00000000" w:rsidP="00000000" w:rsidRDefault="00000000" w:rsidRPr="00000000" w14:paraId="00000DB5">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Fit checking: compare furniture dimensions against region dimensions in either orientation</w:t>
      </w:r>
    </w:p>
    <w:p w:rsidR="00000000" w:rsidDel="00000000" w:rsidP="00000000" w:rsidRDefault="00000000" w:rsidRPr="00000000" w14:paraId="00000DB6">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 feedback: green/red outlines for fit/no-fit, color-coded room regions</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b w:val="1"/>
          <w:bCs w:val="1"/>
          <w:rtl w:val="0"/>
        </w:rPr>
        <w:t xml:space="preserve">LAYER 2: CHALLENGE CARDS (optional, student- or teacher-selected)</w:t>
      </w:r>
      <w:r w:rsidDel="00000000" w:rsidR="00000000" w:rsidRPr="00000000">
        <w:rPr>
          <w:rtl w:val="0"/>
        </w:rPr>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Challenge cards are structured puzzles that exercise specific skill combinations. Each card poses a design constraint. Students solve within the Room Designer sandbox — same tools, but with a goal.</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b w:val="1"/>
          <w:bCs w:val="1"/>
          <w:rtl w:val="0"/>
        </w:rPr>
        <w:t xml:space="preserve">Challenge card categories:</w:t>
      </w: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i w:val="1"/>
          <w:iCs w:val="1"/>
          <w:rtl w:val="0"/>
        </w:rPr>
        <w:t xml:space="preserve">Fitting challenges (M13 + M9 skills):</w:t>
      </w: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 needs a bedroom where a 7×4 bed AND a 5×3 desk both fit. Design a room with at least two sections."</w:t>
      </w:r>
    </w:p>
    <w:p w:rsidR="00000000" w:rsidDel="00000000" w:rsidP="00000000" w:rsidRDefault="00000000" w:rsidRPr="00000000" w14:paraId="00000DC1">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you make a room where the bed fits but the bookshelf doesn't? (Hint: think about dimensions, not just area.)"</w:t>
      </w:r>
    </w:p>
    <w:p w:rsidR="00000000" w:rsidDel="00000000" w:rsidP="00000000" w:rsidRDefault="00000000" w:rsidRPr="00000000" w14:paraId="00000DC2">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the SMALLEST room where all three items fit: bed (7×4), desk (5×3), rug (5×4)."</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i w:val="1"/>
          <w:iCs w:val="1"/>
          <w:rtl w:val="0"/>
        </w:rPr>
        <w:t xml:space="preserve">Area target challenges (M8 + M11 skills):</w:t>
      </w: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room with EXACTLY 40 square feet using 2 rectangles."</w:t>
      </w:r>
    </w:p>
    <w:p w:rsidR="00000000" w:rsidDel="00000000" w:rsidP="00000000" w:rsidRDefault="00000000" w:rsidRPr="00000000" w14:paraId="00000DC7">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 an L-shaped room where both rectangles have the same area."</w:t>
      </w:r>
    </w:p>
    <w:p w:rsidR="00000000" w:rsidDel="00000000" w:rsidP="00000000" w:rsidRDefault="00000000" w:rsidRPr="00000000" w14:paraId="00000DC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a room where the total area is between 50 and 60 square feet."</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A">
      <w:pPr>
        <w:rPr/>
      </w:pPr>
      <w:r w:rsidDel="00000000" w:rsidR="00000000" w:rsidRPr="00000000">
        <w:rPr>
          <w:i w:val="1"/>
          <w:iCs w:val="1"/>
          <w:rtl w:val="0"/>
        </w:rPr>
        <w:t xml:space="preserve">Missing-side challenges (M13 skills):</w:t>
      </w:r>
      <w:r w:rsidDel="00000000" w:rsidR="00000000" w:rsidRPr="00000000">
        <w:rPr>
          <w:rtl w:val="0"/>
        </w:rPr>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Card shows a pre-built room with some dimensions hidden ("?"). "Find the missing measurements, then decide: does a 6×2 bookshelf fit in the smaller section?"</w:t>
      </w:r>
    </w:p>
    <w:p w:rsidR="00000000" w:rsidDel="00000000" w:rsidP="00000000" w:rsidRDefault="00000000" w:rsidRPr="00000000" w14:paraId="00000DCD">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room is 8 feet long total. The left section is 3 feet wide. How wide is the right section? What furniture fits there?"</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i w:val="1"/>
          <w:iCs w:val="1"/>
          <w:rtl w:val="0"/>
        </w:rPr>
        <w:t xml:space="preserve">Playpen design challenge (M8 connection — "area ≠ fits"):</w:t>
      </w:r>
      <w:r w:rsidDel="00000000" w:rsidR="00000000" w:rsidRPr="00000000">
        <w:rPr>
          <w:rtl w:val="0"/>
        </w:rPr>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"Ana's baby sibling needs a 12 square foot playpen. The playpen goes in a room section that's 5×4. What shape could the playpen be? Which shapes fit and which don't?"</w:t>
      </w:r>
    </w:p>
    <w:p w:rsidR="00000000" w:rsidDel="00000000" w:rsidP="00000000" w:rsidRDefault="00000000" w:rsidRPr="00000000" w14:paraId="00000DD2">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This is the key "area ≠ fits" insight from the SME's suggestion, now framed as a puzzle rather than a lesson.</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4">
      <w:pPr>
        <w:rPr/>
      </w:pPr>
      <w:r w:rsidDel="00000000" w:rsidR="00000000" w:rsidRPr="00000000">
        <w:rPr>
          <w:b w:val="1"/>
          <w:bCs w:val="1"/>
          <w:rtl w:val="0"/>
        </w:rPr>
        <w:t xml:space="preserve">Challenge card mechanics:</w:t>
      </w:r>
      <w:r w:rsidDel="00000000" w:rsidR="00000000" w:rsidRPr="00000000">
        <w:rPr>
          <w:rtl w:val="0"/>
        </w:rPr>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6">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Cards are presented as a menu — student browses and picks. No forced sequence.</w:t>
      </w:r>
    </w:p>
    <w:p w:rsidR="00000000" w:rsidDel="00000000" w:rsidP="00000000" w:rsidRDefault="00000000" w:rsidRPr="00000000" w14:paraId="00000DD7">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Each card has a ✓ when completed (completion = meets the stated constraint). No grade, no score.</w:t>
      </w:r>
    </w:p>
    <w:p w:rsidR="00000000" w:rsidDel="00000000" w:rsidP="00000000" w:rsidRDefault="00000000" w:rsidRPr="00000000" w14:paraId="00000DD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Teachers can assign specific cards as structured practice.</w:t>
      </w:r>
    </w:p>
    <w:p w:rsidR="00000000" w:rsidDel="00000000" w:rsidP="00000000" w:rsidRDefault="00000000" w:rsidRPr="00000000" w14:paraId="00000DD9">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Challenge cards can reference pre-built rooms (for missing-side challenges) or start from the empty sandbox (for design challenges).</w:t>
      </w:r>
    </w:p>
    <w:p w:rsidR="00000000" w:rsidDel="00000000" w:rsidP="00000000" w:rsidRDefault="00000000" w:rsidRPr="00000000" w14:paraId="00000DDA">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guide narration during challenges.</w:t>
      </w:r>
      <w:r w:rsidDel="00000000" w:rsidR="00000000" w:rsidRPr="00000000">
        <w:rPr>
          <w:rtl w:val="0"/>
        </w:rPr>
        <w:t xml:space="preserve"> The constraint IS the instruction. If a student is stuck, they can exit the challenge and return to free play.</w:t>
      </w:r>
    </w:p>
    <w:p w:rsidR="00000000" w:rsidDel="00000000" w:rsidP="00000000" w:rsidRDefault="00000000" w:rsidRPr="00000000" w14:paraId="00000DDB">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completing a fitting challenge, a one-line insight appears: "Area tells you how much space something covers, but the SHAPE has to fit too!" / "Same area, different shapes — some fit and some don't!" These are celebration moments, not teaching moments.</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rPr/>
      </w:pPr>
      <w:r w:rsidDel="00000000" w:rsidR="00000000" w:rsidRPr="00000000">
        <w:rPr>
          <w:b w:val="1"/>
          <w:bCs w:val="1"/>
          <w:rtl w:val="0"/>
        </w:rPr>
        <w:t xml:space="preserve">Data constraints for challenge cards:</w:t>
      </w:r>
      <w:r w:rsidDel="00000000" w:rsidR="00000000" w:rsidRPr="00000000">
        <w:rPr>
          <w:rtl w:val="0"/>
        </w:rPr>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Room dimensions: side lengths 2–10, total area 30–80 sq ft</w:t>
      </w:r>
    </w:p>
    <w:p w:rsidR="00000000" w:rsidDel="00000000" w:rsidP="00000000" w:rsidRDefault="00000000" w:rsidRPr="00000000" w14:paraId="00000DE0">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challenge rooms must be solvable (at least one valid solution exists)</w:t>
      </w:r>
    </w:p>
    <w:p w:rsidR="00000000" w:rsidDel="00000000" w:rsidP="00000000" w:rsidRDefault="00000000" w:rsidRPr="00000000" w14:paraId="00000DE1">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Fitting challenges must have at least one item that fits and at least one plausible item that doesn't (area &lt; region but dimensions exceed)</w:t>
      </w:r>
    </w:p>
    <w:p w:rsidR="00000000" w:rsidDel="00000000" w:rsidP="00000000" w:rsidRDefault="00000000" w:rsidRPr="00000000" w14:paraId="00000DE2">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Missing-side challenges follow M13 constraints: independently solvable, side values ≥ 2</w:t>
      </w:r>
    </w:p>
    <w:p w:rsidR="00000000" w:rsidDel="00000000" w:rsidP="00000000" w:rsidRDefault="00000000" w:rsidRPr="00000000" w14:paraId="00000DE3">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Area target challenges should have multiple valid solutions (open-ended design)</w:t>
      </w:r>
    </w:p>
    <w:p w:rsidR="00000000" w:rsidDel="00000000" w:rsidP="00000000" w:rsidRDefault="00000000" w:rsidRPr="00000000" w14:paraId="00000DE4">
      <w:pPr>
        <w:rPr>
          <w:b w:val="1"/>
          <w:bCs w:val="1"/>
        </w:rPr>
      </w:pPr>
      <w:r w:rsidDel="00000000" w:rsidR="00000000" w:rsidRPr="00000000">
        <w:rPr>
          <w:rtl w:val="0"/>
        </w:rPr>
      </w:r>
    </w:p>
    <w:p w:rsidR="00000000" w:rsidDel="00000000" w:rsidP="00000000" w:rsidRDefault="00000000" w:rsidRPr="00000000" w14:paraId="00000DE5">
      <w:pPr>
        <w:rPr>
          <w:b w:val="1"/>
          <w:bCs w:val="1"/>
        </w:rPr>
      </w:pPr>
      <w:r w:rsidDel="00000000" w:rsidR="00000000" w:rsidRPr="00000000">
        <w:rPr>
          <w:rtl w:val="0"/>
        </w:rPr>
      </w:r>
    </w:p>
    <w:p w:rsidR="00000000" w:rsidDel="00000000" w:rsidP="00000000" w:rsidRDefault="00000000" w:rsidRPr="00000000" w14:paraId="00000DE6">
      <w:pPr>
        <w:pStyle w:val="Heading3"/>
        <w:rPr/>
      </w:pPr>
      <w:bookmarkStart w:colFirst="0" w:colLast="0" w:name="_ue04agent09y" w:id="164"/>
      <w:bookmarkEnd w:id="164"/>
      <w:r w:rsidDel="00000000" w:rsidR="00000000" w:rsidRPr="00000000">
        <w:rPr>
          <w:rtl w:val="0"/>
        </w:rPr>
        <w:t xml:space="preserve">Tool Requirements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b w:val="1"/>
                <w:bCs w:val="1"/>
              </w:rPr>
            </w:pPr>
            <w:r w:rsidDel="00000000" w:rsidR="00000000" w:rsidRPr="00000000">
              <w:rPr>
                <w:b w:val="1"/>
                <w:bCs w:val="1"/>
                <w:rtl w:val="0"/>
              </w:rPr>
              <w:t xml:space="preserve">Mode/Configuration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b w:val="1"/>
                <w:bCs w:val="1"/>
              </w:rPr>
            </w:pPr>
            <w:r w:rsidDel="00000000" w:rsidR="00000000" w:rsidRPr="00000000">
              <w:rPr>
                <w:b w:val="1"/>
                <w:bCs w:val="1"/>
                <w:rtl w:val="0"/>
              </w:rPr>
              <w:t xml:space="preserve">Interaction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b w:val="1"/>
                <w:bCs w:val="1"/>
                <w:rtl w:val="0"/>
              </w:rPr>
              <w:t xml:space="preserve">Room Builder</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t xml:space="preserve">Snap-together rectangle 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jc w:val="left"/>
              <w:rPr/>
            </w:pPr>
            <w:r w:rsidDel="00000000" w:rsidR="00000000" w:rsidRPr="00000000">
              <w:rPr>
                <w:rtl w:val="0"/>
              </w:rPr>
              <w:t xml:space="preserve">Drag to place, resize with number palette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pPr>
            <w:r w:rsidDel="00000000" w:rsidR="00000000" w:rsidRPr="00000000">
              <w:rPr>
                <w:rtl w:val="0"/>
              </w:rPr>
              <w:t xml:space="preserve">Core toy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pPr>
            <w:r w:rsidDel="00000000" w:rsidR="00000000" w:rsidRPr="00000000">
              <w:rPr>
                <w:b w:val="1"/>
                <w:bCs w:val="1"/>
                <w:rtl w:val="0"/>
              </w:rPr>
              <w:t xml:space="preserve">Furniture Library</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tl w:val="0"/>
              </w:rPr>
              <w:t xml:space="preserve">Pre-built + custom items with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rtl w:val="0"/>
              </w:rPr>
              <w:t xml:space="preserve">Drag to place in room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tl w:val="0"/>
              </w:rPr>
              <w:t xml:space="preserve">Fixed items + editable 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b w:val="1"/>
                <w:bCs w:val="1"/>
                <w:rtl w:val="0"/>
              </w:rPr>
              <w:t xml:space="preserve">Fit Checker</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t xml:space="preserve">Green/red outline on furniture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t xml:space="preserve">Automatic, always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t xml:space="preserve">Compares furniture dims to region dims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b w:val="1"/>
                <w:bCs w:val="1"/>
                <w:rtl w:val="0"/>
              </w:rPr>
              <w:t xml:space="preserve">Area Dashboard</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Sidebar panel showing room/furniture/remaining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t xml:space="preserve">Real-time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Always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Composite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t xml:space="preserve">Labels + dimensions (for challenge card pre-built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jc w:val="left"/>
              <w:rPr/>
            </w:pPr>
            <w:r w:rsidDel="00000000" w:rsidR="00000000" w:rsidRPr="00000000">
              <w:rPr>
                <w:rtl w:val="0"/>
              </w:rPr>
              <w:t xml:space="preserve">Display + MC for missing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pPr>
            <w:r w:rsidDel="00000000" w:rsidR="00000000" w:rsidRPr="00000000">
              <w:rPr>
                <w:rtl w:val="0"/>
              </w:rPr>
              <w:t xml:space="preserve">Reused from M13 for missing-side 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pPr>
            <w:r w:rsidDel="00000000" w:rsidR="00000000" w:rsidRPr="00000000">
              <w:rPr>
                <w:rtl w:val="0"/>
              </w:rPr>
              <w:t xml:space="preserve">Equation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pPr>
            <w:r w:rsidDel="00000000" w:rsidR="00000000" w:rsidRPr="00000000">
              <w:rPr>
                <w:rtl w:val="0"/>
              </w:rPr>
              <w:t xml:space="preserve">Parenthesized addition (for challenge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pPr>
            <w:r w:rsidDel="00000000" w:rsidR="00000000" w:rsidRPr="00000000">
              <w:rPr>
                <w:rtl w:val="0"/>
              </w:rPr>
              <w:t xml:space="preserve">Click-select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Available in challenges, not in free play</w:t>
            </w:r>
          </w:p>
        </w:tc>
      </w:tr>
    </w:tbl>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r w:rsidDel="00000000" w:rsidR="00000000" w:rsidRPr="00000000">
        <w:rPr>
          <w:b w:val="1"/>
          <w:bCs w:val="1"/>
          <w:rtl w:val="0"/>
        </w:rPr>
        <w:t xml:space="preserve">⚠️ Engineering — new toy vs. existing tools:</w:t>
      </w:r>
      <w:r w:rsidDel="00000000" w:rsidR="00000000" w:rsidRPr="00000000">
        <w:rPr>
          <w:rtl w:val="0"/>
        </w:rPr>
        <w:t xml:space="preserve"> The Room Builder, Furniture Library, Fit Checker, and Area Dashboard are NEW capabilities specific to this toy. They share geometry logic with Composite Figures (same rectangle-snapping, area calculation) but the interaction model is fundamentally different: student-constructed rather than pre-authored, real-time rather than step-by-step, sandbox rather than guided. Evaluate whether this is a new tool or a mode of Composite Figures. Recommend: new toy that reuses Composite Figures' geometry engine under the hood.</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r w:rsidDel="00000000" w:rsidR="00000000" w:rsidRPr="00000000">
        <w:rPr>
          <w:b w:val="1"/>
          <w:bCs w:val="1"/>
          <w:rtl w:val="0"/>
        </w:rPr>
        <w:t xml:space="preserve">⚠️ Engineering — scope consideration:</w:t>
      </w:r>
      <w:r w:rsidDel="00000000" w:rsidR="00000000" w:rsidRPr="00000000">
        <w:rPr>
          <w:rtl w:val="0"/>
        </w:rPr>
        <w:t xml:space="preserve"> The Room Builder is the most complex toy in Unit 2. If engineering bandwidth is limited, a simpler v1 could use pre-built room templates (like M13's authored figures) instead of free-form construction, with only furniture placement and challenge cards as interactive elements. This preserves the brain break value and challenge card structure while reducing the build.</w:t>
      </w:r>
    </w:p>
    <w:p w:rsidR="00000000" w:rsidDel="00000000" w:rsidP="00000000" w:rsidRDefault="00000000" w:rsidRPr="00000000" w14:paraId="00000E0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ina Atamas" w:id="212" w:date="2026-02-24T18:31:24Z">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Thoughts for Practice stretch/challenge problem</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dimensions for several furniture items all with the areas that are smaller than the room but some with dimensions that do not fit.</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room for a younger sibling with a playpen that could be set up as rectangles with different  dimensions. Some of the dimensions should not work for the room.</w:t>
      </w:r>
    </w:p>
  </w:comment>
  <w:comment w:author="Faina Atamas" w:id="199" w:date="2026-02-26T19:02:34Z">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solve L-shapes before T-shapes.</w:t>
      </w:r>
    </w:p>
  </w:comment>
  <w:comment w:author="Jon Frye" w:id="0" w:date="2026-02-24T19:35:59Z">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replacements are to incorporate your drawings. @fainaatamas@mission42.com</w:t>
      </w:r>
    </w:p>
  </w:comment>
  <w:comment w:author="Faina Atamas" w:id="69" w:date="2026-02-10T18:58:50Z">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am somewhat concerned about this crude rounding. I have to explore other possible approaches.</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other approaches. From practical point of view the rounding is good enough.</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by Andrea.</w:t>
      </w:r>
    </w:p>
  </w:comment>
  <w:comment w:author="Faina Atamas" w:id="81" w:date="2026-02-12T15:40:52Z">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will have hard time to make a choice here. Both units are acceptable for all examples in two top rows.</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somewhere below, we should accept bot reasonable answers or provide unquestionable examples-references.</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SME Review - Question 1.</w:t>
      </w:r>
    </w:p>
  </w:comment>
  <w:comment w:author="Jon Frye" w:id="82" w:date="2026-02-25T17:34:05Z">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edited</w:t>
      </w:r>
    </w:p>
  </w:comment>
  <w:comment w:author="Faina Atamas" w:id="213" w:date="2026-02-24T18:32:20Z">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Keep it as optional/stretch</w:t>
      </w:r>
    </w:p>
  </w:comment>
  <w:comment w:author="Faina Atamas" w:id="60" w:date="2026-02-12T03:35:21Z">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using the same rectangle.</w:t>
      </w:r>
    </w:p>
  </w:comment>
  <w:comment w:author="Jon Frye" w:id="61" w:date="2026-02-24T20:31:58Z">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ina Atamas" w:id="214" w:date="2026-02-24T18:33:18Z">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Keep the Equation Builder available.</w:t>
      </w:r>
    </w:p>
  </w:comment>
  <w:comment w:author="Faina Atamas" w:id="66" w:date="2026-02-12T03:59:49Z">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students drag and drop units in addition to inserting the area values?</w:t>
      </w:r>
    </w:p>
  </w:comment>
  <w:comment w:author="Jon Frye" w:id="67" w:date="2026-02-24T21:57:17Z">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this would be like equation builder. Click the space, and then the palette appears. Thoughts?</w:t>
      </w:r>
    </w:p>
  </w:comment>
  <w:comment w:author="Faina Atamas" w:id="68" w:date="2026-03-09T14:17:32Z">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 idea.</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provide two place holders: one for the area value and the other for the area units.</w:t>
      </w:r>
    </w:p>
  </w:comment>
  <w:comment w:author="Faina Atamas" w:id="62" w:date="2026-02-12T03:37:33Z">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flagging this for now. I don't have a reasonable solution.</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binary question. We should modify the question. Maybe making it multiselect by having four rectangles?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if we show two 1×1 shapes they are not Grid Rectangles.</w:t>
      </w:r>
    </w:p>
  </w:comment>
  <w:comment w:author="Jon Frye" w:id="63" w:date="2026-02-24T20:32:09Z">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an option. See what you think.</w:t>
      </w:r>
    </w:p>
  </w:comment>
  <w:comment w:author="Faina Atamas" w:id="64" w:date="2026-03-09T14:14:03Z">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@fainaatamas@level.me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options were slacked.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and confirm the correct one was selected.</w:t>
      </w:r>
    </w:p>
  </w:comment>
  <w:comment w:author="Faina Atamas" w:id="11" w:date="2026-02-24T19:23:04Z">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should be able to count within 20. We don't need the counter.</w:t>
      </w:r>
    </w:p>
  </w:comment>
  <w:comment w:author="Jon Frye" w:id="12" w:date="2026-03-11T16:49:57Z">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n Frye" w:id="13" w:date="2026-03-11T16:50:21Z">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for guide use?</w:t>
      </w:r>
    </w:p>
  </w:comment>
  <w:comment w:author="Faina Atamas" w:id="14" w:date="2026-03-12T14:25:55Z">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numbers showing up in the tiles?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it could be useful.</w:t>
      </w:r>
    </w:p>
  </w:comment>
  <w:comment w:author="Faina Atamas" w:id="206" w:date="2026-02-26T20:09:29Z">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Departing from OUR way of finding all the missing dimensions let's try to decompose the shape first and then determine the necessary dimensions.</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follow this order we will not place any question marks on the diagram.</w:t>
      </w:r>
    </w:p>
  </w:comment>
  <w:comment w:author="Faina Atamas" w:id="185" w:date="2026-02-27T17:45:12Z">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we should depart from OUR approach just a little bit.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approach is to find ALL the missing dimensions first and then follow the process learned in M12. The student does not need to find all the missing dimensions to figure out the area of the whole shape.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we should teach to decompose the given shape first and then find the necessary dimensions for ALL composite shapes.</w:t>
      </w:r>
    </w:p>
  </w:comment>
  <w:comment w:author="Jon Frye" w:id="186" w:date="2026-03-03T19:29:27Z">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revisions.. highlighting in green</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2026-03-03 19:53 PM</w:t>
      </w:r>
    </w:p>
  </w:comment>
  <w:comment w:author="Faina Atamas" w:id="50" w:date="2026-02-11T22:33:51Z">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statement contradict the last row in scaffolding progression?</w:t>
      </w:r>
    </w:p>
  </w:comment>
  <w:comment w:author="Jon Frye" w:id="51" w:date="2026-02-24T20:16:45Z">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error. Grid stays.</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2026-03-09 13:53 PM</w:t>
      </w:r>
    </w:p>
  </w:comment>
  <w:comment w:author="Faina Atamas" w:id="15" w:date="2026-02-12T15:12:57Z">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not using "Counter Tool." I don't think it adds value to teaching/learning area.</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w:t>
      </w:r>
    </w:p>
  </w:comment>
  <w:comment w:author="Jon Frye" w:id="16" w:date="2026-02-24T18:47:32Z">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agree...cutting</w:t>
      </w:r>
    </w:p>
  </w:comment>
  <w:comment w:author="Faina Atamas" w:id="216" w:date="2026-02-24T18:36:02Z">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Agree</w:t>
      </w:r>
    </w:p>
  </w:comment>
  <w:comment w:author="Faina Atamas" w:id="87" w:date="2026-02-12T23:06:22Z">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Photo-based drag-to-match interaction with several items per unit of measurement would be cool.</w:t>
      </w:r>
    </w:p>
  </w:comment>
  <w:comment w:author="Jon Frye" w:id="88" w:date="2026-02-25T17:39:29Z">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I want to deal with photos. Can we live without the equivalent activity?</w:t>
      </w:r>
    </w:p>
  </w:comment>
  <w:comment w:author="Faina Atamas" w:id="89" w:date="2026-02-25T18:58:58Z">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w:t>
      </w:r>
    </w:p>
  </w:comment>
  <w:comment w:author="Faina Atamas" w:id="76" w:date="2026-02-12T15:08:18Z">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write the answers choices that include reasoning.</w:t>
      </w:r>
    </w:p>
  </w:comment>
  <w:comment w:author="Faina Atamas" w:id="215" w:date="2026-02-24T18:35:19Z">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Synthesis should be a unit-wide review-celebration.</w:t>
      </w:r>
    </w:p>
  </w:comment>
  <w:comment w:author="Faina Atamas" w:id="45" w:date="2026-02-10T16:22:30Z">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Rotation of the rectangle should be shown again to reinforce the same rectangle idea.</w:t>
      </w:r>
    </w:p>
  </w:comment>
  <w:comment w:author="Faina Atamas" w:id="205" w:date="2026-02-17T01:38:58Z">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w:t>
      </w:r>
    </w:p>
  </w:comment>
  <w:comment w:author="Jon Frye" w:id="203" w:date="2026-02-26T21:48:13Z">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@fainaatamas@mission42.com for vis</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fainaatamas@mission42.com_</w:t>
      </w:r>
    </w:p>
  </w:comment>
  <w:comment w:author="Faina Atamas" w:id="204" w:date="2026-02-26T22:37:26Z">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synthesis looks good.</w:t>
      </w:r>
    </w:p>
  </w:comment>
  <w:comment w:author="Faina Atamas" w:id="157" w:date="2026-03-03T15:46:46Z">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4 answer choices (if we want only one set of dimensions) or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student input - drag and drop into preset structure ☐×☐ OR ☐×☐ (if we want a pair of possible dimensions) or just ☐×☐ which accepts both 3×6 and 6×3 as correct.</w:t>
      </w:r>
    </w:p>
  </w:comment>
  <w:comment w:author="Jon Frye" w:id="158" w:date="2026-03-11T18:03:29Z">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40" w:date="2026-02-10T16:08:35Z">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 would reserve intermediate scaffold for remediation.</w:t>
      </w:r>
    </w:p>
  </w:comment>
  <w:comment w:author="Faina Atamas" w:id="72" w:date="2026-02-11T22:12:14Z">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somehow missed this ending of grids in M4. There was a question whether we should or should not fade, I believe we should keep the grid in the entire M4.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full grids in M5 - these are different grids. Same rectangle will have more squares in sq cm, students should clearly see those differences (80 sq cm vs 12 sq in, the difference is dramatic). Students should get used to the idea of different square units, clear visual support is crucial at this stage.</w:t>
      </w:r>
    </w:p>
  </w:comment>
  <w:comment w:author="Faina Atamas" w:id="79" w:date="2026-02-12T22:59:08Z">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@fainaatamas@level.me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are not familiar with 5-digit numbers.</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unit conversion is questionable here. It depends on the order of conversion.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 this approach.</w:t>
      </w:r>
    </w:p>
  </w:comment>
  <w:comment w:author="Jon Frye" w:id="80" w:date="2026-02-25T17:31:50Z">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the Mid activities for the lesson</w:t>
      </w:r>
    </w:p>
  </w:comment>
  <w:comment w:author="Faina Atamas" w:id="39" w:date="2026-02-10T16:06:29Z">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am not sure now, need to think.</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 introduce the multiplication sign in Unit 1 while writing expressions? If we did, we can tease in Synthesis, although I am still not sure that is a good idea. Sorry for not providing a straightforward answer.</w:t>
      </w:r>
    </w:p>
  </w:comment>
  <w:comment w:author="Faina Atamas" w:id="83" w:date="2026-02-12T16:15:38Z">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believe we should consider borderline cases. Moreover, when asking to select units that make sense accept all reasonable answers. Anything that "makes sense" to measure in sq in could be reasonably well measured in sq cm.</w:t>
      </w:r>
    </w:p>
  </w:comment>
  <w:comment w:author="Faina Atamas" w:id="159" w:date="2026-02-15T17:34:36Z">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with Andrea that we somewhat reinforce the term even in Unit 1, we can use it here.</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professor AI, students encounter even numbers at the age of 4-5, odd numbers at the age of 6-7.</w:t>
      </w:r>
    </w:p>
  </w:comment>
  <w:comment w:author="Jon Frye" w:id="160" w:date="2026-02-25T22:32:50Z">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at professor AI</w:t>
      </w:r>
    </w:p>
  </w:comment>
  <w:comment w:author="Faina Atamas" w:id="84" w:date="2026-02-12T23:01:21Z">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Mix the units up 50-50 in US.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different approach depending on country/region real-world familiarity.</w:t>
      </w:r>
    </w:p>
  </w:comment>
  <w:comment w:author="Faina Atamas" w:id="85" w:date="2026-02-12T23:02:04Z">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Appropriate consolidation</w:t>
      </w:r>
    </w:p>
  </w:comment>
  <w:comment w:author="Faina Atamas" w:id="170" w:date="2026-02-15T18:19:03Z">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Module 10 should not be optional, the message here is too valuable to skip it.</w:t>
      </w:r>
    </w:p>
  </w:comment>
  <w:comment w:author="Faina Atamas" w:id="86" w:date="2026-02-12T23:03:08Z">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don't think we need the counter. Seeing too many unit squares should be dramatic enough.</w:t>
      </w:r>
    </w:p>
  </w:comment>
  <w:comment w:author="Faina Atamas" w:id="161" w:date="2026-02-15T17:38:28Z">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without visual support of the table we must provide four MC options. Think about two more distractors.</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Multiselect questions highlight more than one property they could work better here.</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- 35 ends with 5. No - 35 does not end with 0 (or 7).</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with Andrea.</w:t>
      </w:r>
    </w:p>
  </w:comment>
  <w:comment w:author="Jon Frye" w:id="162" w:date="2026-02-25T22:34:36Z">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2026-02-26 20:52 PM</w:t>
      </w:r>
    </w:p>
  </w:comment>
  <w:comment w:author="Faina Atamas" w:id="49" w:date="2026-02-11T22:32:43Z">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grid is visible - late M4</w:t>
      </w:r>
    </w:p>
  </w:comment>
  <w:comment w:author="Faina Atamas" w:id="57" w:date="2026-02-10T19:46:38Z">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 hope I am not missing anything here.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that skip-counting is the only way students can reliably produce the product of two numbers unless they fully developed the multiplication facts in Unit 1.</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with Andrea that students will know some multiplication facts, hopefully involving 2,5, and 10. The other once students will be exposed to but may or may not master them.</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not require verification by skip-counting but not prevent students from using it.</w:t>
      </w:r>
    </w:p>
  </w:comment>
  <w:comment w:author="Jon Frye" w:id="58" w:date="2026-02-24T20:24:30Z">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Edited a couple places to reinforce. We will need to sort out how much we use it or not for remediation/confirmation on correct.</w:t>
      </w:r>
    </w:p>
  </w:comment>
  <w:comment w:author="Faina Atamas" w:id="59" w:date="2026-03-09T14:10:46Z">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need to closely look at later modules of Unit 1 and have another discussion with Andrea. As Andrea processes modules 10-12 she gets better understanding of how much of multiplication facts knowledge we may expect from students.</w:t>
      </w:r>
    </w:p>
  </w:comment>
  <w:comment w:author="Faina Atamas" w:id="75" w:date="2026-02-12T04:12:11Z">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look like UNIT SQUARES for sq cm, sq in, sq ft</w:t>
      </w:r>
    </w:p>
  </w:comment>
  <w:comment w:author="Faina Atamas" w:id="200" w:date="2026-02-26T19:13:50Z">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solving this L-shape problem before the T-shape one. Also let's decrease the number of symbols on the diagram and use abbreviations for feet.</w:t>
      </w:r>
    </w:p>
  </w:comment>
  <w:comment w:author="Faina Atamas" w:id="65" w:date="2026-02-12T03:41:21Z">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idea. Think how to set up this kind of problem so they don't become binary.</w:t>
      </w:r>
    </w:p>
  </w:comment>
  <w:comment w:author="Faina Atamas" w:id="73" w:date="2026-02-11T22:08:17Z">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Allow students to get used to square units. Do not t abbreviate in this module.</w:t>
      </w:r>
    </w:p>
  </w:comment>
  <w:comment w:author="Faina Atamas" w:id="90" w:date="2026-02-12T23:07:19Z">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Relates to question 1.</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both reasonable units for borderline cases.</w:t>
      </w:r>
    </w:p>
  </w:comment>
  <w:comment w:author="Faina Atamas" w:id="20" w:date="2026-02-17T03:45:44Z">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need for Counter. Already discussed with Andrea.</w:t>
      </w:r>
    </w:p>
  </w:comment>
  <w:comment w:author="Jon Frye" w:id="21" w:date="2026-02-24T18:53:44Z">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cutting</w:t>
      </w:r>
    </w:p>
  </w:comment>
  <w:comment w:author="Faina Atamas" w:id="145" w:date="2026-02-15T17:18:51Z">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comment>
  <w:comment w:author="Faina Atamas" w:id="146" w:date="2026-02-15T17:18:51Z">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comment>
  <w:comment w:author="Faina Atamas" w:id="147" w:date="2026-02-15T17:18:51Z">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comment>
  <w:comment w:author="Faina Atamas" w:id="148" w:date="2026-02-15T17:18:51Z">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comment>
  <w:comment w:author="Faina Atamas" w:id="210" w:date="2026-02-17T03:37:19Z">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3-missing-side figures are appropriate for the Late part of M13 and in practice as a stretch problem.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see the shapes AI comes up with for this task.</w:t>
      </w:r>
    </w:p>
  </w:comment>
  <w:comment w:author="Faina Atamas" w:id="152" w:date="2026-02-16T01:56:49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with Andrea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reasonable question.</w:t>
      </w:r>
    </w:p>
  </w:comment>
  <w:comment w:author="Jon Frye" w:id="153" w:date="2026-02-25T22:40:33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concerned about the additional cognitive complexity here and if this is genuinely useful here or distraction. We can see what it looks like in the script/starter pack</w:t>
      </w:r>
    </w:p>
  </w:comment>
  <w:comment w:author="Faina Atamas" w:id="154" w:date="2026-02-25T22:55:22Z">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also concerned about complexity of this question. If we consider it as a bonus question at the end of the lesson phase it may motivate some students to search the table for more patterns. The multiplication table should be visible for this kind of questions.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evaluate whether to include it or not in the actual script.</w:t>
      </w:r>
    </w:p>
  </w:comment>
  <w:comment w:author="Faina Atamas" w:id="163" w:date="2026-03-06T16:18:39Z">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"reveal" mean all the products appear in the marked rectangular region? If I understand the revealing behavior correctly, it could be distractive.</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Revealing all the numbers should be allowed not automatic.</w:t>
      </w:r>
    </w:p>
  </w:comment>
  <w:comment w:author="Jon Frye" w:id="164" w:date="2026-03-11T18:05:02Z">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137" w:date="2026-02-15T04:56:11Z">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How do we validate multi-step problems?</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"Validate if offered, but don't actively teach alternatives at this point."</w:t>
      </w:r>
    </w:p>
  </w:comment>
  <w:comment w:author="Faina Atamas" w:id="138" w:date="2026-02-15T04:57:27Z">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Appropriate.</w:t>
      </w:r>
    </w:p>
  </w:comment>
  <w:comment w:author="Faina Atamas" w:id="17" w:date="2026-02-09T20:59:32Z">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 straight to square tiles.</w:t>
      </w:r>
    </w:p>
  </w:comment>
  <w:comment w:author="Faina Atamas" w:id="211" w:date="2026-03-04T02:10:51Z">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@fainaatamas@level.me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from here - morning of March 4</w:t>
      </w:r>
    </w:p>
  </w:comment>
  <w:comment w:author="Faina Atamas" w:id="19" w:date="2026-02-09T21:21:15Z">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Include simple non-rectangular shapes. OUR has examples of appropriate shapes (some are weird looking) - see the Miro board</w:t>
      </w:r>
    </w:p>
  </w:comment>
  <w:comment w:author="Faina Atamas" w:id="103" w:date="2026-02-23T18:53:37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comparison problems tagged as BASELINE?</w:t>
      </w:r>
    </w:p>
  </w:comment>
  <w:comment w:author="Jon Frye" w:id="104" w:date="2026-02-25T18:37:26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says no - that they are STRETCH ... revising, but feel free to correct.</w:t>
      </w:r>
    </w:p>
  </w:comment>
  <w:comment w:author="Faina Atamas" w:id="105" w:date="2026-02-23T18:53:37Z">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comparison problems tagged as BASELINE?</w:t>
      </w:r>
    </w:p>
  </w:comment>
  <w:comment w:author="Jon Frye" w:id="106" w:date="2026-02-25T18:37:26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says no - that they are STRETCH ... revising, but feel free to correct.</w:t>
      </w:r>
    </w:p>
  </w:comment>
  <w:comment w:author="Faina Atamas" w:id="77" w:date="2026-02-12T22:40:22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should not show the four unit squares drawn to scale on one screen.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students see the visuals for unit squares drawn to scale what is the meaning of this task?</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task could be meaningful if we explicitly state that unit squares are not drawn to scale, all four visuals of the squares are of the same size just labeled differently.</w:t>
      </w:r>
    </w:p>
  </w:comment>
  <w:comment w:author="Jon Frye" w:id="78" w:date="2026-02-25T17:26:02Z">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155" w:date="2026-02-18T16:08:31Z">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MC with two correct answers. How does the system deals with that?</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w:t>
      </w:r>
    </w:p>
  </w:comment>
  <w:comment w:author="Jon Frye" w:id="156" w:date="2026-02-25T22:32:32Z">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136" w:date="2026-02-15T04:36:17Z">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It is a challenging question. Could be difficult for third graders. Consulted with Andrea. We should model one problem and include this kind in practice in MC format.</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Usually terms at least and at most are introduced later (about sixth grade)</w:t>
      </w:r>
    </w:p>
  </w:comment>
  <w:comment w:author="Faina Atamas" w:id="134" w:date="2026-02-15T04:32:33Z">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Confirming that we frame missing factor problems as multiplication. We should not introduce division in Unit 2.</w:t>
      </w:r>
    </w:p>
  </w:comment>
  <w:comment w:author="Faina Atamas" w:id="173" w:date="2026-02-16T02:28:17Z">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if there's a faster way."</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approach this kind of problems differently. Some people see two rectangles like this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then SYSTEM draws a horizontal (or a vertical) line.</w:t>
      </w:r>
    </w:p>
  </w:comment>
  <w:comment w:author="Faina Atamas" w:id="135" w:date="2026-02-15T04:34:25Z">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Let's give students freedom and not restrict they thinking by providing MC options.</w:t>
      </w:r>
    </w:p>
  </w:comment>
  <w:comment w:author="Faina Atamas" w:id="133" w:date="2026-02-15T04:29:03Z">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Vary context of the problems in late part of the lesson and practice.</w:t>
      </w:r>
    </w:p>
  </w:comment>
  <w:comment w:author="Faina Atamas" w:id="171" w:date="2026-02-16T02:32:20Z">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teaching in the Warm-Up. I thought we wanted to avoid teaching new stuff in the Warm-Up</w:t>
      </w:r>
    </w:p>
  </w:comment>
  <w:comment w:author="Jon Frye" w:id="172" w:date="2026-02-25T22:49:08Z">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replacement</w:t>
      </w:r>
    </w:p>
  </w:comment>
  <w:comment w:author="Faina Atamas" w:id="41" w:date="2026-02-10T15:23:21Z">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change the synthesis in M3, then change it here respectively.</w:t>
      </w:r>
    </w:p>
  </w:comment>
  <w:comment w:author="Jon Frye" w:id="42" w:date="2026-02-24T19:54:15Z">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ina Atamas" w:id="128" w:date="2026-02-15T04:12:08Z">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and send this multi-step problem to Brian Powers. This explains the sequence of animation.</w:t>
      </w:r>
    </w:p>
  </w:comment>
  <w:comment w:author="Faina Atamas" w:id="131" w:date="2026-02-15T04:12:08Z">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and send this multi-step problem to Brian Powers. This explains the sequence of animation.</w:t>
      </w:r>
    </w:p>
  </w:comment>
  <w:comment w:author="Faina Atamas" w:id="132" w:date="2026-02-15T04:12:08Z">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and send this multi-step problem to Brian Powers. This explains the sequence of animation.</w:t>
      </w:r>
    </w:p>
  </w:comment>
  <w:comment w:author="Faina Atamas" w:id="129" w:date="2026-02-15T04:13:44Z">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students need to know the total area of both bulletin board? Provide meaningful for a third-grader reason.</w:t>
      </w:r>
    </w:p>
  </w:comment>
  <w:comment w:author="Jon Frye" w:id="130" w:date="2026-02-25T20:26:33Z">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94" w:date="2026-02-13T18:37:18Z">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 am not sure now, leaning toward a pattern of 2 reveals in a session before M3 reinforcement.</w:t>
      </w:r>
    </w:p>
  </w:comment>
  <w:comment w:author="Faina Atamas" w:id="93" w:date="2026-02-13T18:35:33Z">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Partial grid → tick marks → dimensions MUST be done in one module.</w:t>
      </w:r>
    </w:p>
  </w:comment>
  <w:comment w:author="Faina Atamas" w:id="207" w:date="2026-02-17T03:05:37Z">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Confirmed with Andrea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feel comfortable with current design - 4 diagnostically designed MC options.</w:t>
      </w:r>
    </w:p>
  </w:comment>
  <w:comment w:author="Faina Atamas" w:id="95" w:date="2026-02-13T18:36:16Z">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Text-only problems are appropriate here.</w:t>
      </w:r>
    </w:p>
  </w:comment>
  <w:comment w:author="Faina Atamas" w:id="184" w:date="2026-02-27T16:17:59Z">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Let's reconsider teaching the subtraction decomposition method. It is too valuable not to discuss it with students for L- and U- shapes, less important but also valid for T-shapes.</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@jonathanfrye@level.me</w:t>
      </w:r>
    </w:p>
  </w:comment>
  <w:comment w:author="Faina Atamas" w:id="91" w:date="2026-02-13T18:24:42Z">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MEASURING.</w:t>
      </w:r>
    </w:p>
  </w:comment>
  <w:comment w:author="Faina Atamas" w:id="177" w:date="2026-02-27T16:08:37Z">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Powers</w:t>
      </w:r>
    </w:p>
  </w:comment>
  <w:comment w:author="Faina Atamas" w:id="56" w:date="2026-02-10T19:10:41Z">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 would only use square units in M4. Introduce standard units of measurement in M5. Let's not confuse students.</w:t>
      </w:r>
    </w:p>
  </w:comment>
  <w:comment w:author="Faina Atamas" w:id="113" w:date="2026-02-13T22:45:05Z">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Accept as one of at least two independently produced answers or as one of correct multiselect answers. The later will reinforce that 1 × n is a valid answer.</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hope "smarties" will not produce 0.5 × 2n or any other fractional answers. When we ask for possible dimensions we do not specify that we are looking for whole-number answers.</w:t>
      </w:r>
    </w:p>
  </w:comment>
  <w:comment w:author="Faina Atamas" w:id="112" w:date="2026-02-13T22:37:33Z">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we ask to "Find at least two" will we accept more than two answer?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going to structure this questions?</w:t>
      </w:r>
    </w:p>
  </w:comment>
  <w:comment w:author="Faina Atamas" w:id="115" w:date="2026-02-13T23:10:14Z">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Andrea reviewed this departure form OUR curriculum on Tuesday, February 17. She confirmed that we made the correct decision, suggested to verify that we are not missing any standards by skipping the measurements here. I verified that we were not addressing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CCSS.Math.Content.3.MD.B.4 in module 8.</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measurement data by measuring lengths using rulers marked with halves and fourths of an inch..."</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this standard was not the goal of OUR L9. So we are safe to go with our decision not to measure with a ruler in M8.</w:t>
      </w:r>
    </w:p>
  </w:comment>
  <w:comment w:author="Faina Atamas" w:id="174" w:date="2026-02-27T15:28:30Z">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this just in case.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ADDITIVE is not a third grade vocabulary word. We teach the additive property without teaching the term.</w:t>
      </w:r>
    </w:p>
  </w:comment>
  <w:comment w:author="Faina Atamas" w:id="114" w:date="2026-02-13T22:48:33Z">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would like to keep and test this. I think it will enrich the learning by providing an opportunity to interpret the answer.</w:t>
      </w:r>
    </w:p>
  </w:comment>
  <w:comment w:author="Faina Atamas" w:id="44" w:date="2026-02-10T15:34:06Z">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convinced that 4 × 6 is the best rectangle to use for this purpose. This depends on the skip-counting proficiency.</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want to use 3 × 5 or 3 × 10. The later one could be better since it is sufficiently large to show the need for multiplication.</w:t>
      </w:r>
    </w:p>
  </w:comment>
  <w:comment w:author="Faina Atamas" w:id="70" w:date="2026-02-10T19:00:11Z">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Dedicated practice is the way to go. The transition from linear units to square units is usually difficult.</w:t>
      </w:r>
    </w:p>
  </w:comment>
  <w:comment w:author="Faina Atamas" w:id="43" w:date="2026-02-10T15:30:41Z">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because the skip-counting approach does not show the need for multiplication whereas repeated addition is so annoying that having a concise shortcut to it is worth learning. I understand we show the need for multiplication by having larger areas, still wanted to mention.</w:t>
      </w:r>
    </w:p>
  </w:comment>
  <w:comment w:author="Faina Atamas" w:id="175" w:date="2026-02-27T15:50:50Z">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playing with shapes, I question the decision not to teach completing the "bounding " rectangle and subtracting the "missing corner" approach.</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teach (model) this way of finding area as well as decomposition into smaller rectangles.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 comment in Module 12 SME review - Question 3.</w:t>
      </w:r>
    </w:p>
  </w:comment>
  <w:comment w:author="Jon Frye" w:id="176" w:date="2026-03-11T18:06:58Z">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I will add something in module 12</w:t>
      </w:r>
    </w:p>
  </w:comment>
  <w:comment w:author="Faina Atamas" w:id="36" w:date="2026-02-10T15:07:42Z">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Since students worked with grouped objects and arrays in Unit 1, I hope one module is sufficient.</w:t>
      </w:r>
    </w:p>
  </w:comment>
  <w:comment w:author="Faina Atamas" w:id="116" w:date="2026-02-13T23:12:18Z">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Four problems would be enough. We may have a few extra problems in the later part when we mix them up.</w:t>
      </w:r>
    </w:p>
  </w:comment>
  <w:comment w:author="Faina Atamas" w:id="96" w:date="2026-02-13T18:51:40Z">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This is similar to question 5. Limit the dimensions in teaching not in practice.</w:t>
      </w:r>
    </w:p>
  </w:comment>
  <w:comment w:author="Faina Atamas" w:id="38" w:date="2026-02-10T15:11:55Z">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This is clear enough, but I would NOT use 6, 7, 8, or 9 as other dimension of a rectangle. I would rely on what we practiced in Unit 1 and students learned (questionable) in 2nd grade.</w:t>
      </w:r>
    </w:p>
  </w:comment>
  <w:comment w:author="Faina Atamas" w:id="102" w:date="2026-02-13T19:36:54Z">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Distractors should not have the same factor. The following would be better (4×5, 3×7), (2×8, 3×5), (2×7, 4×6)</w:t>
      </w:r>
    </w:p>
  </w:comment>
  <w:comment w:author="Faina Atamas" w:id="190" w:date="2026-02-27T19:14:39Z">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REDO THIS PART. Look at the comment (third down Or the link) https://docs.google.com/document/d/1JUe9irO3_rHH_ehrJ-xDvBCmhqWqSd1HEipzXpDGttw/edit?disco=AAABzpDbetc</w:t>
      </w:r>
    </w:p>
  </w:comment>
  <w:comment w:author="Faina Atamas" w:id="1" w:date="2026-02-09T20:23:00Z">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allow students to overlap the tiles in module 1?</w:t>
      </w:r>
    </w:p>
  </w:comment>
  <w:comment w:author="Jon Frye" w:id="2" w:date="2026-02-09T21:19:04Z">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decide. Right now M1 is more freeform and allows anything. M2 has snapping. Freeform makes me nervous.</w:t>
      </w:r>
    </w:p>
  </w:comment>
  <w:comment w:author="Faina Atamas" w:id="3" w:date="2026-02-09T21:40:08Z">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we ask students to use as few tiles as possible to cover the entire shape. We can play with semi freeform.</w:t>
      </w:r>
    </w:p>
  </w:comment>
  <w:comment w:author="Faina Atamas" w:id="4" w:date="2026-02-11T02:19:20Z">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something more relevant to a third grader  similar to "You’re a builder with limited supplies. How can you cover the floor using the fewest tiles?"</w:t>
      </w:r>
    </w:p>
  </w:comment>
  <w:comment w:author="Faina Atamas" w:id="5" w:date="2026-02-11T02:24:45Z">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pretend that we have some sort of competition and show that another participant covered the shape in a different way (either more efficiently or vice versa) and compare the number of tile used.</w:t>
      </w:r>
    </w:p>
  </w:comment>
  <w:comment w:author="Jon Frye" w:id="6" w:date="2026-02-24T18:35:09Z">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these are interested as narrative frames. Maybe better as warmup than Lesson. But lets hold these for the Starter Packs.</w:t>
      </w:r>
    </w:p>
  </w:comment>
  <w:comment w:author="Faina Atamas" w:id="97" w:date="2026-02-13T18:48:02Z">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During teaching cap tick-mark problems at dimensions ≤ 8. In practice we should not limit the dimensions.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 mind that in Unit 2 we kept the dimensions within 10.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Texas state test has a problem with partial grid 7x15. One row (15) and one column (7) are tiled.</w:t>
      </w:r>
    </w:p>
  </w:comment>
  <w:comment w:author="Faina Atamas" w:id="54" w:date="2026-02-10T19:08:34Z">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Early use of equation builder is fine since students used it for expressions in Unit1.</w:t>
      </w:r>
    </w:p>
  </w:comment>
  <w:comment w:author="Faina Atamas" w:id="196" w:date="2026-02-27T19:12:35Z">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see what AI does with this and re-evaluate.</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2026-03-03 23:42 PM</w:t>
      </w:r>
    </w:p>
  </w:comment>
  <w:comment w:author="Faina Atamas" w:id="98" w:date="2026-02-13T19:23:35Z">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 should we offer "3×4 and 4×3" as an answer choice? Is this tricking students or checking whether students know they found only one rectangle.</w:t>
      </w:r>
    </w:p>
  </w:comment>
  <w:comment w:author="Jon Frye" w:id="99" w:date="2026-02-25T18:28:33Z">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109" w:date="2026-02-13T19:59:41Z">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students do not multiply by 12, they can skip-count by 2 and 3.</w:t>
      </w:r>
    </w:p>
  </w:comment>
  <w:comment w:author="Faina Atamas" w:id="110" w:date="2026-02-13T19:59:41Z">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students do not multiply by 12, they can skip-count by 2 and 3.</w:t>
      </w:r>
    </w:p>
  </w:comment>
  <w:comment w:author="Faina Atamas" w:id="201" w:date="2026-03-03T22:53:19Z">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have two differently oriented L-shapes, and one of each T- and U-shapes.</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2026-03-11 18:14 PM</w:t>
      </w:r>
    </w:p>
  </w:comment>
  <w:comment w:author="Faina Atamas" w:id="92" w:date="2026-02-23T17:07:03Z">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Grid fading happens here for the first time.</w:t>
      </w:r>
    </w:p>
  </w:comment>
  <w:comment w:author="Faina Atamas" w:id="126" w:date="2026-02-14T21:53:58Z">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covers more space with their rug?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more space on their rug?</w:t>
      </w:r>
    </w:p>
  </w:comment>
  <w:comment w:author="Jon Frye" w:id="127" w:date="2026-02-25T20:24:33Z">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37" w:date="2026-02-11T21:19:35Z">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comment>
  <w:comment w:author="Faina Atamas" w:id="149" w:date="2026-03-10T18:49:54Z">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Aah!</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is messed up here. I have no idea what should be here.</w:t>
      </w:r>
    </w:p>
  </w:comment>
  <w:comment w:author="Jon Frye" w:id="150" w:date="2026-03-11T18:00:31Z">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and paste error from me.. sorry</w:t>
      </w:r>
    </w:p>
  </w:comment>
  <w:comment w:author="Faina Atamas" w:id="151" w:date="2026-03-11T19:04:00Z">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Faina Atamas" w:id="123" w:date="2026-02-14T21:14:59Z">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the question "How many square feet of soil does Jada need?" Jada needs to know how thick the layer of soil would be. Soil in the bag is measured by volume. This problem implies that the thickness of the layer is irrelevant.</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 picture of a bag that states that the bag is for ... sq ft . Our bag must indicate the depth of coverage being 1 inch, then the area found by Jada will answer the question.</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bag --&gt; magnifying glass looking into coverage information.</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change the problem to something that does not use intrinsically involves ideas of volume .</w:t>
      </w:r>
    </w:p>
  </w:comment>
  <w:comment w:author="Jon Frye" w:id="124" w:date="2026-02-25T19:52:45Z">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revision added</w:t>
      </w:r>
    </w:p>
  </w:comment>
  <w:comment w:author="Faina Atamas" w:id="125" w:date="2026-02-25T19:56:30Z">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ideas will work well.</w:t>
      </w:r>
    </w:p>
  </w:comment>
  <w:comment w:author="Faina Atamas" w:id="18" w:date="2026-02-11T02:08:21Z">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 would not use the counter scaffold. Since area ranges from 6 to 20 square units counting should not be an obstacle.</w:t>
      </w:r>
    </w:p>
  </w:comment>
  <w:comment w:author="Faina Atamas" w:id="100" w:date="2026-02-13T19:32:00Z">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all the problems text-only?</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they should be, so we don't give out the type of a problem: forward vs reverse.</w:t>
      </w:r>
    </w:p>
  </w:comment>
  <w:comment w:author="Jon Frye" w:id="101" w:date="2026-02-25T18:32:09Z">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added clarity</w:t>
      </w:r>
    </w:p>
  </w:comment>
  <w:comment w:author="Faina Atamas" w:id="120" w:date="2026-02-14T21:12:19Z">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Equation Builder scaffolds the area problems?</w:t>
      </w:r>
    </w:p>
  </w:comment>
  <w:comment w:author="Jon Frye" w:id="121" w:date="2026-02-25T19:17:53Z">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details</w:t>
      </w:r>
    </w:p>
  </w:comment>
  <w:comment w:author="Faina Atamas" w:id="122" w:date="2026-02-25T19:24:02Z">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Faina Atamas" w:id="22" w:date="2026-02-11T02:31:31Z">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Let's keep semi freeform  (snap-to-grid which is a quarter-tile half the linear measure) combined with automatic immediate feedback on overlap (change tile color or some annoying sound and opportunity to correct tile positioning)</w:t>
      </w:r>
    </w:p>
  </w:comment>
  <w:comment w:author="Faina Atamas" w:id="30" w:date="2026-02-10T14:48:48Z">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detect this?</w:t>
      </w:r>
    </w:p>
  </w:comment>
  <w:comment w:author="Jon Frye" w:id="31" w:date="2026-02-24T19:43:11Z">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try with response time. but its unclear.</w:t>
      </w:r>
    </w:p>
  </w:comment>
  <w:comment w:author="Faina Atamas" w:id="117" w:date="2026-02-14T21:09:12Z">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with Andrea.</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keep the same dimensions if there is no picture.</w:t>
      </w:r>
    </w:p>
  </w:comment>
  <w:comment w:author="Jon Frye" w:id="118" w:date="2026-02-25T19:16:39Z">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imagine we can do some picture or skin a Grid Rectangle.</w:t>
      </w:r>
    </w:p>
  </w:comment>
  <w:comment w:author="Faina Atamas" w:id="119" w:date="2026-02-25T19:35:51Z">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problem we provide a rectangle with or without dimensions labeled.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area students found inside the rectangle, remove the linear dimensions - the picture is ready for the second problem.</w:t>
      </w:r>
    </w:p>
  </w:comment>
  <w:comment w:author="Faina Atamas" w:id="24" w:date="2026-02-11T02:31:47Z">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 am not sure.</w:t>
      </w:r>
    </w:p>
  </w:comment>
  <w:comment w:author="Jon Frye" w:id="25" w:date="2026-02-24T19:23:12Z">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vote sequential. Can change later if you change your mind.</w:t>
      </w:r>
    </w:p>
  </w:comment>
  <w:comment w:author="Faina Atamas" w:id="23" w:date="2026-02-11T01:57:47Z">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Automatic immediate feedback on overlap.</w:t>
      </w:r>
    </w:p>
  </w:comment>
  <w:comment w:author="Faina Atamas" w:id="111" w:date="2026-02-13T22:35:13Z">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MC is good enough. If we want to go beyond "good enough" we should allow students to generate possible pairs independently.</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also ask to select ALL possible dimensions that produce the given area. - Will practice multiselect questions and may have more than two correct answers.</w:t>
      </w:r>
    </w:p>
  </w:comment>
  <w:comment w:author="Faina Atamas" w:id="34" w:date="2026-02-10T15:04:19Z">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it too soon to work with products within 100?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it only if we practice enough in Unit 1. OUR recommends to stay within 60 at this point.</w:t>
      </w:r>
    </w:p>
  </w:comment>
  <w:comment w:author="Jon Frye" w:id="35" w:date="2026-02-24T19:47:03Z">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Fixing</w:t>
      </w:r>
    </w:p>
  </w:comment>
  <w:comment w:author="Faina Atamas" w:id="32" w:date="2026-02-10T14:58:25Z">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on a safe side, let's use 6 rows of 4 and skip-count by 4 relying on 2nd grade (or maybe we will do fast math at some point)</w:t>
      </w:r>
    </w:p>
  </w:comment>
  <w:comment w:author="Jon Frye" w:id="33" w:date="2026-02-24T19:46:59Z">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edited</w:t>
      </w:r>
    </w:p>
  </w:comment>
  <w:comment w:author="Faina Atamas" w:id="183" w:date="2026-02-16T21:18:41Z">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Transition from partial grid directly to labels is the right call.</w:t>
      </w:r>
    </w:p>
  </w:comment>
  <w:comment w:author="Faina Atamas" w:id="166" w:date="2026-02-15T18:13:09Z">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the purpose of this unit anchoring region to (1,1) is a must.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see how future modules use flexible anchoring. As of now I do not see a value in asking students to  shade a region starting at row 3/column 2 in multiplication table.</w:t>
      </w:r>
    </w:p>
  </w:comment>
  <w:comment w:author="Faina Atamas" w:id="168" w:date="2026-02-15T18:18:39Z">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like the row/column and diagonal patterns. I would not ask to "use one fact to find another."</w:t>
      </w:r>
    </w:p>
  </w:comment>
  <w:comment w:author="Faina Atamas" w:id="167" w:date="2026-02-15T18:18:29Z">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"same rectangle turned sideways" is clear enough especially because we introduce the commutative property this way at first anyway.</w:t>
      </w:r>
    </w:p>
  </w:comment>
  <w:comment w:author="Faina Atamas" w:id="141" w:date="2026-02-15T14:48:15Z">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detect that students are counting cells? Are we relying on eye tracking / mouse movement?</w:t>
      </w:r>
    </w:p>
  </w:comment>
  <w:comment w:author="Jon Frye" w:id="142" w:date="2026-02-25T22:30:44Z">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probably can't. We will have to guess based on time or something more direct. Made edits.</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2026-03-06 13:03 PM</w:t>
      </w:r>
    </w:p>
  </w:comment>
  <w:comment w:author="Faina Atamas" w:id="143" w:date="2026-02-15T14:48:15Z">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detect that students are counting cells? Are we relying on eye tracking / mouse movement?</w:t>
      </w:r>
    </w:p>
  </w:comment>
  <w:comment w:author="Jon Frye" w:id="144" w:date="2026-02-25T22:30:44Z">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probably can't. We will have to guess based on time or something more direct. Made edits.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2026-03-06 13:03 PM</w:t>
      </w:r>
    </w:p>
  </w:comment>
  <w:comment w:author="Faina Atamas" w:id="107" w:date="2026-02-13T19:55:26Z">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rectangle must be drawn to scale!</w:t>
      </w:r>
    </w:p>
  </w:comment>
  <w:comment w:author="Jon Frye" w:id="108" w:date="2026-02-25T18:41:08Z">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added</w:t>
      </w:r>
    </w:p>
  </w:comment>
  <w:comment w:author="Faina Atamas" w:id="169" w:date="2026-02-15T18:18:52Z">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Confirming the state persistence scoping. Reset the table for exit check, let students go through the process of connecting rectangles and the table once again.</w:t>
      </w:r>
    </w:p>
  </w:comment>
  <w:comment w:author="Faina Atamas" w:id="28" w:date="2026-02-10T14:47:30Z">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we implement this validation? I know it's not my problem, just curious.</w:t>
      </w:r>
    </w:p>
  </w:comment>
  <w:comment w:author="Jon Frye" w:id="29" w:date="2026-02-24T19:42:07Z">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Maybe by how long a response takes?</w:t>
      </w:r>
    </w:p>
  </w:comment>
  <w:comment w:author="Faina Atamas" w:id="7" w:date="2026-02-11T14:51:28Z">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this as the only good opportunity to tile non-rectangular plane figures. They should be rectilinear (consisting of right angles and lines only). In later modules student will find the area of L-shaped, T-shaped figures, but here we can give them a chance to play with weird looking yet simple enough for tiling shapes.</w:t>
      </w:r>
    </w:p>
  </w:comment>
  <w:comment w:author="Jon Frye" w:id="8" w:date="2026-02-24T18:36:58Z">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w:t>
      </w:r>
    </w:p>
  </w:comment>
  <w:comment w:author="Faina Atamas" w:id="9" w:date="2026-02-11T14:51:28Z">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this as the only good opportunity to tile non-rectangular plane figures. They should be rectilinear (consisting of right angles and lines only). In later modules student will find the area of L-shaped, T-shaped figures, but here we can give them a chance to play with weird looking yet simple enough for tiling shapes.</w:t>
      </w:r>
    </w:p>
  </w:comment>
  <w:comment w:author="Jon Frye" w:id="10" w:date="2026-02-24T18:36:58Z">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w:t>
      </w:r>
    </w:p>
  </w:comment>
  <w:comment w:author="Faina Atamas" w:id="188" w:date="2026-02-27T18:26:43Z">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already completed the calculations of the area at the beginning of the warm-up. We are using the SAME figure redisplayed with ONE missing dimension. We can just acknowledge here even with a missing side we can find the area - see the Purpose statement.</w:t>
      </w:r>
    </w:p>
  </w:comment>
  <w:comment w:author="Jon Frye" w:id="189" w:date="2026-03-03T23:38:22Z">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comment>
  <w:comment w:author="Faina Atamas" w:id="74" w:date="2026-02-11T22:20:54Z">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Keep the area in sq cm within 100. That allows for large rectangle in sq in with dimensions  4 × 4, 3 × 5, 2 × 6 and smaller. We will have plenty to choose from.</w:t>
      </w:r>
    </w:p>
  </w:comment>
  <w:comment w:author="Faina Atamas" w:id="194" w:date="2026-02-27T18:33:55Z">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is illogical. My apologies for not catching this from the very beginning.</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find all the missing sides to figure out the area of an L-shape with one missing side. The need for the missing side depends on the specific decomposition. - See the image in the slack.</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+ 3×8 gives the area without the missing side.</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missing side can make sense in a T-shape, but we should not show T-shapes yet.</w:t>
      </w:r>
    </w:p>
  </w:comment>
  <w:comment w:author="Jon Frye" w:id="195" w:date="2026-03-03T23:42:34Z">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oooooooohhhh damn... Making some edits.</w:t>
      </w:r>
    </w:p>
  </w:comment>
  <w:comment w:author="Faina Atamas" w:id="187" w:date="2026-02-27T18:20:52Z">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new. We discussed "related sides add up in M11."</w:t>
      </w:r>
    </w:p>
  </w:comment>
  <w:comment w:author="Faina Atamas" w:id="191" w:date="2026-02-27T18:29:45Z">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understand correctly that the system will show the equation with the numbers specific to the problem (not just words)?</w:t>
      </w:r>
    </w:p>
  </w:comment>
  <w:comment w:author="Jon Frye" w:id="192" w:date="2026-03-03T23:39:45Z">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revised for clarity</w:t>
      </w:r>
    </w:p>
  </w:comment>
  <w:comment w:author="Faina Atamas" w:id="165" w:date="2026-02-15T18:07:59Z">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interaction is crucial for visualizing rectangle inside the table. It is worth the engineering investment.</w:t>
      </w:r>
    </w:p>
  </w:comment>
  <w:comment w:author="Faina Atamas" w:id="26" w:date="2026-02-11T02:52:50Z">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Second graders (in Texas according to Bluebonnet curriculum) define rectangle as a polygon with 4 sides and 4 right angles. That is a sufficient definition of a rectangle.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also know the attributes (Common Core and Bluebonnet term) of a rectangle: opposite sides are equal and parallel.</w:t>
      </w:r>
    </w:p>
  </w:comment>
  <w:comment w:author="Faina Atamas" w:id="193" w:date="2026-02-27T18:31:19Z">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to practice finding missing sides.</w:t>
      </w:r>
    </w:p>
  </w:comment>
  <w:comment w:author="Faina Atamas" w:id="208" w:date="2026-02-17T03:12:46Z">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Yes!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M11 we introduce this notion. The Guide directs students attention to the fact that horizontal (vertical) sides add up in problems where all the dimensions are labeled. In M13 students will use it. Progression is good.</w:t>
      </w:r>
    </w:p>
  </w:comment>
  <w:comment w:author="Faina Atamas" w:id="139" w:date="2026-02-15T14:43:53Z">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students have seen 4 × 6 = 24 multiple times, they have experienced multiplying numbers. I would not state they know. This unit should be (or rather must be) accompanied by fast math practices.</w:t>
      </w:r>
    </w:p>
  </w:comment>
  <w:comment w:author="Jon Frye" w:id="140" w:date="2026-02-25T22:28:34Z">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Faina Atamas reacted with 👍 at 2026-03-06 13:01 PM</w:t>
      </w:r>
    </w:p>
  </w:comment>
  <w:comment w:author="Faina Atamas" w:id="178" w:date="2026-02-16T21:05:42Z">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Brian Powers</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Color-coded parenthesized expressions</w:t>
      </w:r>
    </w:p>
  </w:comment>
  <w:comment w:author="Faina Atamas" w:id="197" w:date="2026-02-27T19:20:16Z">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agree with departing from OUR order of finding missing sides  then decompose,  we need to change order of solving area problems in Mid and Late activities as well as change problems 1 (having one missing side is useless) and 2 (students should decompose first then find the missing sides for they specific decomposition) in the Exit Check.</w:t>
      </w:r>
    </w:p>
  </w:comment>
  <w:comment w:author="Jon Frye" w:id="198" w:date="2026-03-03T23:55:40Z">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agreed. Tons of changes</w:t>
      </w:r>
    </w:p>
  </w:comment>
  <w:comment w:author="Faina Atamas" w:id="27" w:date="2026-02-10T14:34:28Z">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use 3×5 rectangle then counting by columns requires skip-counting by 3.</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2nd grade students were skip-counting by  2, 3, 4, 5, 10. I hope we can use 3 and 4 as second dimension of rectangles.</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curriculum recommends to use 2, 5, 10 in rows/columns to encourage skip-counting.</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rectangles 2×5, 2×10, and 5×10 will encourage recommended skip-counting either by rows or by columns.</w:t>
      </w:r>
    </w:p>
  </w:comment>
  <w:comment w:author="Faina Atamas" w:id="209" w:date="2026-02-17T03:16:30Z">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 is reasonable path,  go with the recommendation.</w:t>
      </w:r>
    </w:p>
  </w:comment>
  <w:comment w:author="Faina Atamas" w:id="55" w:date="2026-02-10T19:36:09Z">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Synthesis is appropriate for the formula revelation.</w:t>
      </w:r>
    </w:p>
  </w:comment>
  <w:comment w:author="Faina Atamas" w:id="46" w:date="2026-02-10T21:40:57Z">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 the use of real square units  in M4.</w:t>
      </w:r>
    </w:p>
  </w:comment>
  <w:comment w:author="Jon Frye" w:id="47" w:date="2026-02-24T20:06:30Z">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made</w:t>
      </w:r>
    </w:p>
  </w:comment>
  <w:comment w:author="Faina Atamas" w:id="48" w:date="2026-03-09T13:53:24Z">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Faina Atamas" w:id="182" w:date="2026-02-16T20:42:17Z">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Brian Powers</w:t>
      </w:r>
    </w:p>
  </w:comment>
  <w:comment w:author="Faina Atamas" w:id="179" w:date="2026-02-16T02:38:17Z">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Confirmed with Andrea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to the current design, this is a wise approach.</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should not write their own parenthesis, let the Equation Builder handle parentheses. The question here is how are we going to handle cases when students split the given shape not the way we expect it? (Three parts instead of two - how do we handle parentheses in this case?)</w:t>
      </w:r>
    </w:p>
  </w:comment>
  <w:comment w:author="Faina Atamas" w:id="181" w:date="2026-02-16T02:40:34Z">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We should trust the process and skip required counting. Students may choose to count, we should not prevent them from counting, but not require.</w:t>
      </w:r>
    </w:p>
  </w:comment>
  <w:comment w:author="Faina Atamas" w:id="71" w:date="2026-02-10T18:50:54Z">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Allow counting when counting is obvious. For area in square inches the numbers will be relatively small, counting is reasonable.</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even going to check whether students multiplied or counted?</w:t>
      </w:r>
    </w:p>
  </w:comment>
  <w:comment w:author="Faina Atamas" w:id="53" w:date="2026-02-10T19:29:27Z">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need to understand how we develop the grouping in Unit 1.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approaches could be implemented here. One is just showing the rotation of a rectangle. The other count by columns. They are not excluding one another.</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I was typing the above statement I think I made my decision.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we introduce the commutative property by demonstrating rotation. Then we show the columns of X method produces the same result. After that we emphasize both orientation equally.</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discuss this with Andrea before finalizing  the decision.</w:t>
      </w:r>
    </w:p>
  </w:comment>
  <w:comment w:author="Faina Atamas" w:id="202" w:date="2026-02-17T01:11:45Z">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 -</w:t>
      </w:r>
    </w:p>
  </w:comment>
  <w:comment w:author="Faina Atamas" w:id="52" w:date="2026-02-10T19:19:35Z">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Let's keep the grid while we are working with abstract square units. Fading could be more meaningful when we transition to standard units.</w:t>
      </w:r>
    </w:p>
  </w:comment>
  <w:comment w:author="Faina Atamas" w:id="180" w:date="2026-02-16T02:38:30Z">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Let’s test the proactive approach in our version 1.</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suspect there will be a good bunch of kids dividing complex shapes well without our proactive help, it is hard to predict not knowing the students.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later versions we should give teachers an option to wait for students to make the error.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